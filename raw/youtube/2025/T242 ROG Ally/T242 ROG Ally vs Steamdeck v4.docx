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456AA" w14:textId="24C77AEC" w:rsidR="00A04015" w:rsidRDefault="00215309" w:rsidP="3AA29F63">
      <w:r>
        <w:t xml:space="preserve">While Josh is away, the team will play… games! We finally cracked open </w:t>
      </w:r>
      <w:r w:rsidR="00A04015">
        <w:t>ASUS’s</w:t>
      </w:r>
      <w:r>
        <w:t xml:space="preserve"> ROG Xbox Ally like kids on </w:t>
      </w:r>
      <w:proofErr w:type="gramStart"/>
      <w:r>
        <w:t>Christmas</w:t>
      </w:r>
      <w:proofErr w:type="gramEnd"/>
      <w:r>
        <w:t xml:space="preserve"> and we couldn’t wait to start testing it out. </w:t>
      </w:r>
      <w:commentRangeStart w:id="0"/>
      <w:commentRangeStart w:id="1"/>
      <w:r w:rsidR="6C2821A4">
        <w:t xml:space="preserve">In one of the big ads for the new ROG XBOX Ally, it said </w:t>
      </w:r>
      <w:commentRangeEnd w:id="0"/>
      <w:r w:rsidR="00E94197">
        <w:rPr>
          <w:rStyle w:val="CommentReference"/>
        </w:rPr>
        <w:commentReference w:id="0"/>
      </w:r>
      <w:commentRangeEnd w:id="1"/>
      <w:r w:rsidR="00E94197">
        <w:rPr>
          <w:rStyle w:val="CommentReference"/>
        </w:rPr>
        <w:commentReference w:id="1"/>
      </w:r>
      <w:r w:rsidR="6C2821A4">
        <w:t xml:space="preserve">“this is an </w:t>
      </w:r>
      <w:proofErr w:type="spellStart"/>
      <w:r w:rsidR="6C2821A4">
        <w:t>xbox</w:t>
      </w:r>
      <w:proofErr w:type="spellEnd"/>
      <w:r w:rsidR="6C2821A4">
        <w:t>”.</w:t>
      </w:r>
      <w:r w:rsidR="00281006">
        <w:t xml:space="preserve"> </w:t>
      </w:r>
      <w:r w:rsidR="005B1FA7">
        <w:t>They are differentiating it from the prior generation from 2 years ago, which was not XBOX branded, and the chassis has changed.</w:t>
      </w:r>
      <w:r w:rsidR="6C2821A4">
        <w:t xml:space="preserve"> </w:t>
      </w:r>
      <w:r>
        <w:t xml:space="preserve">Since </w:t>
      </w:r>
      <w:r w:rsidR="6C2821A4">
        <w:t xml:space="preserve">Tony, </w:t>
      </w:r>
      <w:r w:rsidR="00E80838">
        <w:t xml:space="preserve">one of </w:t>
      </w:r>
      <w:r w:rsidR="6C2821A4">
        <w:t>our video editor</w:t>
      </w:r>
      <w:r w:rsidR="00E80838">
        <w:t>s</w:t>
      </w:r>
      <w:r>
        <w:t xml:space="preserve"> is an</w:t>
      </w:r>
      <w:r w:rsidR="6C2821A4">
        <w:t xml:space="preserve"> </w:t>
      </w:r>
      <w:proofErr w:type="spellStart"/>
      <w:r w:rsidR="6C2821A4">
        <w:t>xbox</w:t>
      </w:r>
      <w:proofErr w:type="spellEnd"/>
      <w:r w:rsidR="6C2821A4">
        <w:t xml:space="preserve"> </w:t>
      </w:r>
      <w:r w:rsidR="6E4EC5E7">
        <w:t xml:space="preserve">and pc </w:t>
      </w:r>
      <w:r w:rsidR="6C2821A4">
        <w:t>gamer</w:t>
      </w:r>
      <w:r>
        <w:t>, he</w:t>
      </w:r>
      <w:r w:rsidR="6C2821A4">
        <w:t xml:space="preserve"> was</w:t>
      </w:r>
      <w:r>
        <w:t xml:space="preserve"> the most</w:t>
      </w:r>
      <w:r w:rsidR="6C2821A4">
        <w:t xml:space="preserve"> eager </w:t>
      </w:r>
      <w:r w:rsidR="2F8F4306">
        <w:t xml:space="preserve">to </w:t>
      </w:r>
      <w:r>
        <w:t>try it</w:t>
      </w:r>
      <w:r w:rsidR="2F8F4306">
        <w:t>.</w:t>
      </w:r>
      <w:r>
        <w:t xml:space="preserve"> Having an </w:t>
      </w:r>
      <w:proofErr w:type="spellStart"/>
      <w:r>
        <w:t>xbox</w:t>
      </w:r>
      <w:proofErr w:type="spellEnd"/>
      <w:r>
        <w:t xml:space="preserve"> in the palm of your hand sounds </w:t>
      </w:r>
      <w:r w:rsidR="007E6962">
        <w:t>too good to be true</w:t>
      </w:r>
      <w:r>
        <w:t>. As for me,</w:t>
      </w:r>
      <w:r w:rsidR="2F8F4306">
        <w:t xml:space="preserve"> I’m coming from </w:t>
      </w:r>
      <w:r>
        <w:t xml:space="preserve">a desktop </w:t>
      </w:r>
      <w:r w:rsidR="2F8F4306">
        <w:t xml:space="preserve">and </w:t>
      </w:r>
      <w:r w:rsidR="227415B8">
        <w:t>a steam deck at home, so I was also curious if this could be a better alternative</w:t>
      </w:r>
      <w:r w:rsidR="11F98765">
        <w:t xml:space="preserve"> for </w:t>
      </w:r>
      <w:r w:rsidR="00FB2D97">
        <w:t>playing games on the couch</w:t>
      </w:r>
      <w:r w:rsidR="11F98765">
        <w:t xml:space="preserve">. </w:t>
      </w:r>
      <w:r w:rsidR="4954DA3C">
        <w:t xml:space="preserve">The main </w:t>
      </w:r>
      <w:r>
        <w:t xml:space="preserve">reason </w:t>
      </w:r>
      <w:r w:rsidR="00A04015">
        <w:t>this device is so compelling</w:t>
      </w:r>
      <w:r>
        <w:t xml:space="preserve"> </w:t>
      </w:r>
      <w:r w:rsidR="4954DA3C">
        <w:t>is that you have access to a much</w:t>
      </w:r>
      <w:r w:rsidR="11F98765">
        <w:t xml:space="preserve"> larger game library since it runs </w:t>
      </w:r>
      <w:r w:rsidR="00A04015">
        <w:t xml:space="preserve">actual </w:t>
      </w:r>
      <w:r w:rsidR="11F98765">
        <w:t>Windows</w:t>
      </w:r>
      <w:r>
        <w:t>. There is also</w:t>
      </w:r>
      <w:r w:rsidR="6E0B5148">
        <w:t xml:space="preserve"> an </w:t>
      </w:r>
      <w:proofErr w:type="spellStart"/>
      <w:r w:rsidR="6E0B5148">
        <w:t>xbox</w:t>
      </w:r>
      <w:proofErr w:type="spellEnd"/>
      <w:r w:rsidR="6E0B5148">
        <w:t xml:space="preserve"> interface </w:t>
      </w:r>
      <w:r w:rsidR="00A04015">
        <w:t>where</w:t>
      </w:r>
      <w:r w:rsidR="6E0B5148">
        <w:t xml:space="preserve"> you can access all your apps and games </w:t>
      </w:r>
      <w:r w:rsidR="00A04015">
        <w:t>in one place</w:t>
      </w:r>
      <w:r w:rsidR="2819990F">
        <w:t>. S</w:t>
      </w:r>
      <w:r w:rsidR="6E0B5148">
        <w:t>o</w:t>
      </w:r>
      <w:r w:rsidR="4562EB09">
        <w:t>,</w:t>
      </w:r>
      <w:r w:rsidR="6E0B5148">
        <w:t xml:space="preserve"> you </w:t>
      </w:r>
      <w:r>
        <w:t xml:space="preserve">should be able to </w:t>
      </w:r>
      <w:r w:rsidR="6E0B5148">
        <w:t>launch everything seamlessly.</w:t>
      </w:r>
      <w:r>
        <w:t xml:space="preserve"> In theory.</w:t>
      </w:r>
      <w:r w:rsidR="6E0B5148">
        <w:t xml:space="preserve"> </w:t>
      </w:r>
    </w:p>
    <w:p w14:paraId="2E90F029" w14:textId="65954D09" w:rsidR="00D774D7" w:rsidRDefault="6E0B5148" w:rsidP="3AA29F63">
      <w:r>
        <w:t xml:space="preserve">We value your </w:t>
      </w:r>
      <w:r w:rsidR="7E81AFFA">
        <w:t>time,</w:t>
      </w:r>
      <w:r>
        <w:t xml:space="preserve"> so we’ll let you know up front that th</w:t>
      </w:r>
      <w:r w:rsidR="33105D71">
        <w:t>e Ally</w:t>
      </w:r>
      <w:r>
        <w:t xml:space="preserve"> is certainly not an </w:t>
      </w:r>
      <w:proofErr w:type="spellStart"/>
      <w:r>
        <w:t>xbox</w:t>
      </w:r>
      <w:proofErr w:type="spellEnd"/>
      <w:r>
        <w:t xml:space="preserve">, as the experience </w:t>
      </w:r>
      <w:r w:rsidR="00215309">
        <w:t>is</w:t>
      </w:r>
      <w:r w:rsidR="00A04015">
        <w:t xml:space="preserve"> n</w:t>
      </w:r>
      <w:r>
        <w:t xml:space="preserve">ot anywhere </w:t>
      </w:r>
      <w:commentRangeStart w:id="2"/>
      <w:r>
        <w:t>close to that</w:t>
      </w:r>
      <w:commentRangeEnd w:id="2"/>
      <w:r w:rsidR="00D774D7">
        <w:rPr>
          <w:rStyle w:val="CommentReference"/>
        </w:rPr>
        <w:commentReference w:id="2"/>
      </w:r>
      <w:r>
        <w:t>.</w:t>
      </w:r>
      <w:r w:rsidR="00215309">
        <w:t xml:space="preserve"> The whole </w:t>
      </w:r>
      <w:proofErr w:type="spellStart"/>
      <w:r w:rsidR="00215309">
        <w:t>xbox</w:t>
      </w:r>
      <w:proofErr w:type="spellEnd"/>
      <w:r w:rsidR="00215309">
        <w:t xml:space="preserve"> interface often switches you over to Windows depending on what game you’re </w:t>
      </w:r>
      <w:r w:rsidR="00A04015">
        <w:t>playing,</w:t>
      </w:r>
      <w:r w:rsidR="00215309">
        <w:t xml:space="preserve"> and the user experience just feels like it’s still in beta</w:t>
      </w:r>
      <w:r w:rsidR="28A39D76">
        <w:t>. You are getting access to a larger library</w:t>
      </w:r>
      <w:r w:rsidR="00215309">
        <w:t xml:space="preserve"> than the steam deck</w:t>
      </w:r>
      <w:r w:rsidR="28A39D76">
        <w:t>, for sure, but if you want to play modern titles at higher settings, a handheld is the wrong way to go.</w:t>
      </w:r>
      <w:r w:rsidR="5C85FF18">
        <w:t xml:space="preserve"> These simply don’t perform </w:t>
      </w:r>
      <w:r w:rsidR="00215309">
        <w:t>as</w:t>
      </w:r>
      <w:r w:rsidR="5C85FF18">
        <w:t xml:space="preserve"> well</w:t>
      </w:r>
      <w:r w:rsidR="00215309">
        <w:t xml:space="preserve"> as a laptop or a traditional console</w:t>
      </w:r>
      <w:r w:rsidR="641C178C">
        <w:t xml:space="preserve"> and you’re making a lot of sacrifices for the portability</w:t>
      </w:r>
      <w:r w:rsidR="5C85FF18">
        <w:t xml:space="preserve">. </w:t>
      </w:r>
      <w:r w:rsidR="00215309">
        <w:t xml:space="preserve">It really feels like this </w:t>
      </w:r>
      <w:r w:rsidR="00A04015">
        <w:t xml:space="preserve">Ally was taken out of the oven half-baked. We’ve heard </w:t>
      </w:r>
      <w:r w:rsidR="00FB2D97">
        <w:t>great</w:t>
      </w:r>
      <w:r w:rsidR="00A04015">
        <w:t xml:space="preserve"> things about the X version as far as performance goes, and if you’re cool with </w:t>
      </w:r>
      <w:r w:rsidR="00FB2D97">
        <w:t>the</w:t>
      </w:r>
      <w:r w:rsidR="00A04015">
        <w:t xml:space="preserve"> OS quirks that might be a </w:t>
      </w:r>
      <w:r w:rsidR="00B96BE4">
        <w:t>good</w:t>
      </w:r>
      <w:r w:rsidR="00A04015">
        <w:t xml:space="preserve"> pick for you. But, </w:t>
      </w:r>
      <w:r w:rsidR="00FB2D97">
        <w:t>like most reviewers, we really don’t see the point of th</w:t>
      </w:r>
      <w:r w:rsidR="00E80838">
        <w:t>is</w:t>
      </w:r>
      <w:r w:rsidR="00FB2D97">
        <w:t xml:space="preserve"> base model Ally.</w:t>
      </w:r>
    </w:p>
    <w:p w14:paraId="6913848C" w14:textId="27A63929" w:rsidR="00A04015" w:rsidRDefault="00A04015" w:rsidP="3AA29F63">
      <w:pPr>
        <w:rPr>
          <w:b/>
          <w:bCs/>
        </w:rPr>
      </w:pPr>
      <w:r>
        <w:rPr>
          <w:b/>
          <w:bCs/>
        </w:rPr>
        <w:t>Specs</w:t>
      </w:r>
    </w:p>
    <w:p w14:paraId="240CD9B5" w14:textId="410D1C9E" w:rsidR="00A04015" w:rsidRPr="00A04015" w:rsidRDefault="00A04015" w:rsidP="3AA29F63">
      <w:r>
        <w:t xml:space="preserve">The first major pitfall </w:t>
      </w:r>
      <w:r w:rsidR="00E80838">
        <w:t xml:space="preserve">it </w:t>
      </w:r>
      <w:r>
        <w:t xml:space="preserve">falls into is using </w:t>
      </w:r>
      <w:proofErr w:type="gramStart"/>
      <w:r>
        <w:t>an older</w:t>
      </w:r>
      <w:proofErr w:type="gramEnd"/>
      <w:r>
        <w:t xml:space="preserve"> CPU technology.</w:t>
      </w:r>
      <w:r w:rsidR="00FB2D97">
        <w:t xml:space="preserve"> Just like the steam deck, which is 3 years </w:t>
      </w:r>
      <w:proofErr w:type="gramStart"/>
      <w:r w:rsidR="00FB2D97">
        <w:t>old by the way, it</w:t>
      </w:r>
      <w:proofErr w:type="gramEnd"/>
      <w:r w:rsidR="00FB2D97">
        <w:t xml:space="preserve"> uses a 4 core Zen 2 chip with 8 threads, and 8 RDNA 2 GPU </w:t>
      </w:r>
      <w:commentRangeStart w:id="3"/>
      <w:r w:rsidR="00FB2D97">
        <w:t>cores</w:t>
      </w:r>
      <w:commentRangeEnd w:id="3"/>
      <w:r w:rsidR="00FB2D97">
        <w:rPr>
          <w:rStyle w:val="CommentReference"/>
        </w:rPr>
        <w:commentReference w:id="3"/>
      </w:r>
      <w:r w:rsidR="00FB2D97">
        <w:t xml:space="preserve">. The Ally’s CPU is clocked higher </w:t>
      </w:r>
      <w:r w:rsidR="00E80838">
        <w:t xml:space="preserve">than the Steam Deck </w:t>
      </w:r>
      <w:r w:rsidR="00FB2D97">
        <w:t>at 3.8GHz instead of 3.5 and allows for a higher TDP up from 15 to 20W. For reference, the Ally X uses a Zen 5 chip with RDNA 3.5 GPU cores. A major upgrade in every way.</w:t>
      </w:r>
    </w:p>
    <w:p w14:paraId="39C4F9F9" w14:textId="2845E69E" w:rsidR="220431B6" w:rsidRDefault="220431B6" w:rsidP="3AA29F63">
      <w:r>
        <w:t xml:space="preserve">Now how did it feel to </w:t>
      </w:r>
      <w:proofErr w:type="gramStart"/>
      <w:r>
        <w:t>actually play</w:t>
      </w:r>
      <w:proofErr w:type="gramEnd"/>
      <w:r>
        <w:t xml:space="preserve"> on it</w:t>
      </w:r>
      <w:r w:rsidR="241BE46A">
        <w:t>? For that, we asked Tony to take it home over the long holiday weekend and have some fun with it.</w:t>
      </w:r>
    </w:p>
    <w:p w14:paraId="295488E5" w14:textId="79E1F83A" w:rsidR="241BE46A" w:rsidRDefault="241BE46A" w:rsidP="3AA29F63">
      <w:pPr>
        <w:rPr>
          <w:b/>
          <w:bCs/>
        </w:rPr>
      </w:pPr>
      <w:r w:rsidRPr="3AA29F63">
        <w:rPr>
          <w:b/>
          <w:bCs/>
        </w:rPr>
        <w:t>Tony/Actual Usage</w:t>
      </w:r>
    </w:p>
    <w:p w14:paraId="79C3B1C7" w14:textId="4863B3D3" w:rsidR="220431B6" w:rsidRDefault="002D1288" w:rsidP="3AA29F63">
      <w:r>
        <w:t xml:space="preserve">Over the weekend, </w:t>
      </w:r>
      <w:r w:rsidR="220431B6">
        <w:t xml:space="preserve">I downloaded and played </w:t>
      </w:r>
      <w:proofErr w:type="gramStart"/>
      <w:r w:rsidR="220431B6">
        <w:t>a number of</w:t>
      </w:r>
      <w:proofErr w:type="gramEnd"/>
      <w:r w:rsidR="220431B6">
        <w:t xml:space="preserve"> my favorite games, some old, some new. Some games played well, some games played just okay, and some games played like straight up garbage. I will first start out by saying, when </w:t>
      </w:r>
      <w:r w:rsidR="00015524">
        <w:t xml:space="preserve">ASUS </w:t>
      </w:r>
      <w:r w:rsidR="220431B6">
        <w:t xml:space="preserve">states that it can run triple A titles, they aren’t making that up. It will run them, but </w:t>
      </w:r>
      <w:proofErr w:type="gramStart"/>
      <w:r w:rsidR="220431B6">
        <w:t>whether or not</w:t>
      </w:r>
      <w:proofErr w:type="gramEnd"/>
      <w:r w:rsidR="220431B6">
        <w:t xml:space="preserve"> they are </w:t>
      </w:r>
      <w:r w:rsidR="00015524">
        <w:t>enjoyable to play</w:t>
      </w:r>
      <w:r w:rsidR="220431B6">
        <w:t xml:space="preserve"> is up for debate. </w:t>
      </w:r>
    </w:p>
    <w:p w14:paraId="5050B86D" w14:textId="3B5D3AE1" w:rsidR="220431B6" w:rsidRDefault="220431B6" w:rsidP="3AA29F63">
      <w:r>
        <w:lastRenderedPageBreak/>
        <w:t xml:space="preserve">Let’s start with the good. Low spec games ran well, as expected, and these games are where I spent </w:t>
      </w:r>
      <w:proofErr w:type="gramStart"/>
      <w:r>
        <w:t>a majority of</w:t>
      </w:r>
      <w:proofErr w:type="gramEnd"/>
      <w:r>
        <w:t xml:space="preserve"> my time with </w:t>
      </w:r>
      <w:proofErr w:type="gramStart"/>
      <w:r>
        <w:t xml:space="preserve">the </w:t>
      </w:r>
      <w:r w:rsidR="00015524">
        <w:t>Ally</w:t>
      </w:r>
      <w:proofErr w:type="gramEnd"/>
      <w:r>
        <w:t xml:space="preserve">. </w:t>
      </w:r>
      <w:commentRangeStart w:id="4"/>
      <w:commentRangeStart w:id="5"/>
      <w:r>
        <w:t xml:space="preserve">Hades two, </w:t>
      </w:r>
      <w:proofErr w:type="spellStart"/>
      <w:r>
        <w:t>balatro</w:t>
      </w:r>
      <w:proofErr w:type="spellEnd"/>
      <w:r>
        <w:t>, clover pit, portal, coin game, and the game I ended up playing the most</w:t>
      </w:r>
      <w:commentRangeEnd w:id="4"/>
      <w:r w:rsidR="00B819F0">
        <w:rPr>
          <w:rStyle w:val="CommentReference"/>
        </w:rPr>
        <w:commentReference w:id="4"/>
      </w:r>
      <w:r>
        <w:t xml:space="preserve">, </w:t>
      </w:r>
      <w:commentRangeStart w:id="6"/>
      <w:r>
        <w:t xml:space="preserve">Fallout New Vegas, all ran </w:t>
      </w:r>
      <w:proofErr w:type="gramStart"/>
      <w:r>
        <w:t>really well</w:t>
      </w:r>
      <w:proofErr w:type="gramEnd"/>
      <w:r>
        <w:t>. If those games didn’t run well, we’d have some big problems</w:t>
      </w:r>
      <w:commentRangeEnd w:id="6"/>
      <w:r w:rsidR="006B7FB5">
        <w:rPr>
          <w:rStyle w:val="CommentReference"/>
        </w:rPr>
        <w:commentReference w:id="6"/>
      </w:r>
      <w:r>
        <w:t>.</w:t>
      </w:r>
      <w:commentRangeEnd w:id="5"/>
      <w:r w:rsidR="00E80838">
        <w:rPr>
          <w:rStyle w:val="CommentReference"/>
        </w:rPr>
        <w:commentReference w:id="5"/>
      </w:r>
      <w:del w:id="7" w:author="Joshua van Aalst" w:date="2025-12-03T19:00:00Z" w16du:dateUtc="2025-12-04T02:00:00Z">
        <w:r w:rsidDel="00E80838">
          <w:delText xml:space="preserve"> </w:delText>
        </w:r>
      </w:del>
    </w:p>
    <w:p w14:paraId="5698852A" w14:textId="6DD7A886" w:rsidR="220431B6" w:rsidRDefault="220431B6" w:rsidP="3AA29F63">
      <w:r>
        <w:t xml:space="preserve">Some titles that worked surprisingly well were forza horizon 5, </w:t>
      </w:r>
      <w:proofErr w:type="spellStart"/>
      <w:r>
        <w:t>minecraft</w:t>
      </w:r>
      <w:proofErr w:type="spellEnd"/>
      <w:r>
        <w:t xml:space="preserve">, grand theft auto 5, and </w:t>
      </w:r>
      <w:proofErr w:type="spellStart"/>
      <w:r>
        <w:t>elden</w:t>
      </w:r>
      <w:proofErr w:type="spellEnd"/>
      <w:r>
        <w:t xml:space="preserve"> ring. Albeit on the lowest possible settings, so gamers beware. </w:t>
      </w:r>
      <w:commentRangeStart w:id="8"/>
      <w:r>
        <w:t xml:space="preserve">A side note, most of these games also maxed out the </w:t>
      </w:r>
      <w:proofErr w:type="spellStart"/>
      <w:r>
        <w:t>cpu</w:t>
      </w:r>
      <w:proofErr w:type="spellEnd"/>
      <w:r>
        <w:t xml:space="preserve"> and </w:t>
      </w:r>
      <w:proofErr w:type="spellStart"/>
      <w:r>
        <w:t>gpu</w:t>
      </w:r>
      <w:proofErr w:type="spellEnd"/>
      <w:r>
        <w:t xml:space="preserve"> 100% while gaming.</w:t>
      </w:r>
      <w:commentRangeEnd w:id="8"/>
      <w:r>
        <w:commentReference w:id="8"/>
      </w:r>
    </w:p>
    <w:p w14:paraId="63461BB4" w14:textId="16D958A6" w:rsidR="220431B6" w:rsidRDefault="220431B6" w:rsidP="3AA29F63">
      <w:r>
        <w:t xml:space="preserve">The category I presume most modern games on the </w:t>
      </w:r>
      <w:r w:rsidR="51C56A24">
        <w:t>A</w:t>
      </w:r>
      <w:r>
        <w:t xml:space="preserve">lly will live in is the </w:t>
      </w:r>
      <w:r w:rsidR="1F08C936">
        <w:t>“</w:t>
      </w:r>
      <w:r>
        <w:t>just okay</w:t>
      </w:r>
      <w:r w:rsidR="564EBA64">
        <w:t xml:space="preserve">” </w:t>
      </w:r>
      <w:r w:rsidR="00015524">
        <w:t>category</w:t>
      </w:r>
      <w:r>
        <w:t xml:space="preserve">. Skate for example runs just okay. It feels laggy and slow at times, </w:t>
      </w:r>
      <w:commentRangeStart w:id="9"/>
      <w:r>
        <w:t>plus it is capped at 30 fps</w:t>
      </w:r>
      <w:commentRangeEnd w:id="9"/>
      <w:r w:rsidR="00015524">
        <w:rPr>
          <w:rStyle w:val="CommentReference"/>
        </w:rPr>
        <w:commentReference w:id="9"/>
      </w:r>
      <w:r>
        <w:t xml:space="preserve">. </w:t>
      </w:r>
      <w:r w:rsidR="42167F81">
        <w:t xml:space="preserve">Two other games I will lump together in this category are </w:t>
      </w:r>
      <w:r w:rsidR="00015524">
        <w:t>F</w:t>
      </w:r>
      <w:r w:rsidR="42167F81">
        <w:t xml:space="preserve">ortnite and </w:t>
      </w:r>
      <w:r w:rsidR="00015524">
        <w:t>B</w:t>
      </w:r>
      <w:r w:rsidR="42167F81">
        <w:t xml:space="preserve">attlefield 6. They run okay, but they are much less enjoyable on a handheld. </w:t>
      </w:r>
      <w:commentRangeStart w:id="10"/>
      <w:r w:rsidR="42167F81">
        <w:t>The display is small, meaning it is hard to make out what is happening on screen before it’s too late.</w:t>
      </w:r>
      <w:commentRangeEnd w:id="10"/>
      <w:r>
        <w:commentReference w:id="10"/>
      </w:r>
      <w:r w:rsidR="42167F81">
        <w:t xml:space="preserve"> Now, does this mean these games can’t be played on the </w:t>
      </w:r>
      <w:r w:rsidR="00015524">
        <w:t>ROG Ally</w:t>
      </w:r>
      <w:r w:rsidR="7164D038">
        <w:t>? Of</w:t>
      </w:r>
      <w:r w:rsidR="42167F81">
        <w:t xml:space="preserve"> course not, it is just a very frustrating transition if you are coming from a</w:t>
      </w:r>
      <w:r w:rsidR="00015524">
        <w:t xml:space="preserve">n </w:t>
      </w:r>
      <w:proofErr w:type="spellStart"/>
      <w:r w:rsidR="00015524">
        <w:t>xbox</w:t>
      </w:r>
      <w:proofErr w:type="spellEnd"/>
      <w:r w:rsidR="007E4323">
        <w:t xml:space="preserve"> or a laptop</w:t>
      </w:r>
      <w:r w:rsidR="42167F81">
        <w:t>.</w:t>
      </w:r>
    </w:p>
    <w:p w14:paraId="62A6F99E" w14:textId="27651D55" w:rsidR="3DB1C3FF" w:rsidRDefault="3DB1C3FF" w:rsidP="3AA29F63">
      <w:r>
        <w:t xml:space="preserve">Finally, the games that run like absolute garbage. Monster hunter wilds, and </w:t>
      </w:r>
      <w:proofErr w:type="gramStart"/>
      <w:r>
        <w:t>riders</w:t>
      </w:r>
      <w:proofErr w:type="gramEnd"/>
      <w:r>
        <w:t xml:space="preserve"> republic </w:t>
      </w:r>
      <w:proofErr w:type="gramStart"/>
      <w:r>
        <w:t>were</w:t>
      </w:r>
      <w:proofErr w:type="gramEnd"/>
      <w:r>
        <w:t xml:space="preserve"> unplayable. </w:t>
      </w:r>
      <w:commentRangeStart w:id="11"/>
      <w:r>
        <w:t xml:space="preserve">Even on the lowest setting, monster hunter wilds averaged about 27 frames a second, with lows at about 13 frames per second. </w:t>
      </w:r>
      <w:commentRangeEnd w:id="11"/>
      <w:r w:rsidR="00015524">
        <w:rPr>
          <w:rStyle w:val="CommentReference"/>
        </w:rPr>
        <w:commentReference w:id="11"/>
      </w:r>
      <w:r>
        <w:t xml:space="preserve">Not only that, but it took over an hour to compile the shaders just to run the game. </w:t>
      </w:r>
      <w:proofErr w:type="gramStart"/>
      <w:r>
        <w:t>Riders</w:t>
      </w:r>
      <w:proofErr w:type="gramEnd"/>
      <w:r>
        <w:t xml:space="preserve"> republic looked okay, but the inputs were about a full second late, rendering the game unplayable. </w:t>
      </w:r>
    </w:p>
    <w:p w14:paraId="1AB46279" w14:textId="0DF6D4B4" w:rsidR="3DB1C3FF" w:rsidRDefault="3DB1C3FF" w:rsidP="3AA29F63">
      <w:r>
        <w:t xml:space="preserve">I think a lot of the issues come down to </w:t>
      </w:r>
      <w:r w:rsidR="007E6962">
        <w:t>how weak this hardware is. W</w:t>
      </w:r>
      <w:r>
        <w:t xml:space="preserve">hether a modern game is well optimized or not, </w:t>
      </w:r>
      <w:r w:rsidR="007E6962">
        <w:t>many of them still won’t run well on this APU</w:t>
      </w:r>
      <w:r>
        <w:t xml:space="preserve">. </w:t>
      </w:r>
      <w:r w:rsidR="007E6962">
        <w:t>The most enjoyable games were designed for low spec handheld machines like the switch or a phone.</w:t>
      </w:r>
    </w:p>
    <w:p w14:paraId="29E4EEB6" w14:textId="56BD3329" w:rsidR="29A413A8" w:rsidRDefault="29A413A8" w:rsidP="3AA29F63">
      <w:r>
        <w:t xml:space="preserve">Now let’s talk about how it </w:t>
      </w:r>
      <w:proofErr w:type="gramStart"/>
      <w:r>
        <w:t>actually feels</w:t>
      </w:r>
      <w:proofErr w:type="gramEnd"/>
      <w:r>
        <w:t xml:space="preserve"> to use the Ally.</w:t>
      </w:r>
    </w:p>
    <w:p w14:paraId="1543E8F1" w14:textId="62601D8D" w:rsidR="15ADC0D3" w:rsidRDefault="15ADC0D3" w:rsidP="3AA29F63">
      <w:r w:rsidRPr="3AA29F63">
        <w:rPr>
          <w:b/>
          <w:bCs/>
        </w:rPr>
        <w:t>Comfort</w:t>
      </w:r>
    </w:p>
    <w:p w14:paraId="6B317D57" w14:textId="655D145E" w:rsidR="5FE269AA" w:rsidRDefault="5FE269AA" w:rsidP="3AA29F63">
      <w:r>
        <w:t xml:space="preserve">The chassis looks very </w:t>
      </w:r>
      <w:proofErr w:type="gramStart"/>
      <w:r>
        <w:t>nice,</w:t>
      </w:r>
      <w:proofErr w:type="gramEnd"/>
      <w:r w:rsidR="3AF353A0">
        <w:t xml:space="preserve"> it has a fun white aesthetic with </w:t>
      </w:r>
      <w:r w:rsidR="1E4D7C01">
        <w:t>RGB</w:t>
      </w:r>
      <w:r w:rsidR="3AF353A0">
        <w:t xml:space="preserve"> arou</w:t>
      </w:r>
      <w:r w:rsidR="511483F4">
        <w:t>nd</w:t>
      </w:r>
      <w:r w:rsidR="3AF353A0">
        <w:t xml:space="preserve"> the analog sticks that looks so cool.</w:t>
      </w:r>
      <w:r w:rsidR="00130C5C">
        <w:t xml:space="preserve"> It also has angled grips now which </w:t>
      </w:r>
      <w:proofErr w:type="gramStart"/>
      <w:r w:rsidR="00130C5C">
        <w:t>makes</w:t>
      </w:r>
      <w:proofErr w:type="gramEnd"/>
      <w:r w:rsidR="00130C5C">
        <w:t xml:space="preserve"> it more comfortable to hold than the prior generation Ally or the Steam Deck. This makes it nice to play on sitting or even standing if you’re into that, but when you lay back in something like a recliner, your arms may fall asleep due to the awkward angle. </w:t>
      </w:r>
      <w:commentRangeStart w:id="12"/>
      <w:commentRangeStart w:id="13"/>
      <w:r w:rsidR="00130C5C">
        <w:t>This is probably one of the most common use-cases for these handhelds and gaming becomes a lot more difficult without the use of your fingers</w:t>
      </w:r>
      <w:commentRangeEnd w:id="12"/>
      <w:r w:rsidR="00130C5C">
        <w:rPr>
          <w:rStyle w:val="CommentReference"/>
        </w:rPr>
        <w:commentReference w:id="12"/>
      </w:r>
      <w:commentRangeEnd w:id="13"/>
      <w:r w:rsidR="00130C5C">
        <w:rPr>
          <w:rStyle w:val="CommentReference"/>
        </w:rPr>
        <w:commentReference w:id="13"/>
      </w:r>
      <w:r w:rsidR="00130C5C">
        <w:t>.</w:t>
      </w:r>
      <w:r w:rsidR="3AF353A0">
        <w:t xml:space="preserve"> </w:t>
      </w:r>
      <w:r w:rsidR="00130C5C">
        <w:t>On top of that, i</w:t>
      </w:r>
      <w:r w:rsidR="3AF353A0">
        <w:t>t feels a bit cheap and plasticky when you hold it</w:t>
      </w:r>
      <w:r w:rsidR="00130C5C">
        <w:t>. Plus, with the white color and the intricate texture on the grips</w:t>
      </w:r>
      <w:r w:rsidR="00015524">
        <w:t>, it gets dirty very fast</w:t>
      </w:r>
      <w:r w:rsidR="00130C5C">
        <w:t xml:space="preserve"> and is a bit difficult to clean</w:t>
      </w:r>
      <w:r w:rsidR="00015524">
        <w:t xml:space="preserve">. </w:t>
      </w:r>
      <w:r w:rsidR="00130C5C">
        <w:t>It</w:t>
      </w:r>
      <w:r w:rsidR="00015524">
        <w:t xml:space="preserve"> picks up dirt and oils from your hands</w:t>
      </w:r>
      <w:r w:rsidR="00130C5C">
        <w:t xml:space="preserve"> in small crevices</w:t>
      </w:r>
      <w:r w:rsidR="00015524">
        <w:t>.</w:t>
      </w:r>
    </w:p>
    <w:p w14:paraId="1AFDA08B" w14:textId="14804C17" w:rsidR="3F91C033" w:rsidRDefault="00130C5C">
      <w:r>
        <w:lastRenderedPageBreak/>
        <w:t>Another negative is the default settings on t</w:t>
      </w:r>
      <w:r w:rsidR="3F91C033">
        <w:t xml:space="preserve">he analog sticks. </w:t>
      </w:r>
      <w:r w:rsidR="134A1806">
        <w:t xml:space="preserve">The </w:t>
      </w:r>
      <w:r>
        <w:t>built-in</w:t>
      </w:r>
      <w:r w:rsidR="134A1806">
        <w:t xml:space="preserve"> </w:t>
      </w:r>
      <w:commentRangeStart w:id="14"/>
      <w:proofErr w:type="spellStart"/>
      <w:r w:rsidR="134A1806">
        <w:t>deadzone</w:t>
      </w:r>
      <w:proofErr w:type="spellEnd"/>
      <w:r w:rsidR="134A1806">
        <w:t xml:space="preserve"> </w:t>
      </w:r>
      <w:commentRangeEnd w:id="14"/>
      <w:r w:rsidR="00B819F0">
        <w:rPr>
          <w:rStyle w:val="CommentReference"/>
        </w:rPr>
        <w:commentReference w:id="14"/>
      </w:r>
      <w:r w:rsidR="134A1806">
        <w:t>is way too large</w:t>
      </w:r>
      <w:r w:rsidR="3F91C033">
        <w:t>.</w:t>
      </w:r>
      <w:r w:rsidR="00015524">
        <w:t xml:space="preserve"> This means that you </w:t>
      </w:r>
      <w:proofErr w:type="gramStart"/>
      <w:r w:rsidR="00015524">
        <w:t>have to</w:t>
      </w:r>
      <w:proofErr w:type="gramEnd"/>
      <w:r w:rsidR="00015524">
        <w:t xml:space="preserve"> move the stick more </w:t>
      </w:r>
      <w:r w:rsidR="008E2FFF">
        <w:t xml:space="preserve">for the input to read in game. A smaller </w:t>
      </w:r>
      <w:proofErr w:type="spellStart"/>
      <w:r w:rsidR="008E2FFF">
        <w:t>deadzone</w:t>
      </w:r>
      <w:proofErr w:type="spellEnd"/>
      <w:r w:rsidR="008E2FFF">
        <w:t xml:space="preserve"> allows you to move it less.</w:t>
      </w:r>
      <w:r w:rsidR="3F91C033">
        <w:t xml:space="preserve"> It feels difficult to be precise </w:t>
      </w:r>
      <w:r w:rsidR="008E2FFF">
        <w:t>at the default settings</w:t>
      </w:r>
      <w:r w:rsidR="3F91C033">
        <w:t>, especially in FPS games, or games that require m</w:t>
      </w:r>
      <w:r w:rsidR="7BD88CAF">
        <w:t>any</w:t>
      </w:r>
      <w:r w:rsidR="3F91C033">
        <w:t xml:space="preserve"> </w:t>
      </w:r>
      <w:r w:rsidR="2DE7CAD6">
        <w:t>small, exact movements</w:t>
      </w:r>
      <w:r w:rsidR="3F91C033">
        <w:t xml:space="preserve">. This issue </w:t>
      </w:r>
      <w:r w:rsidR="2A5FF7BA">
        <w:t xml:space="preserve">was </w:t>
      </w:r>
      <w:r w:rsidR="7CE11C22">
        <w:t xml:space="preserve">mostly </w:t>
      </w:r>
      <w:r w:rsidR="2A5FF7BA">
        <w:t>fixed by</w:t>
      </w:r>
      <w:r w:rsidR="3F91C033">
        <w:t xml:space="preserve"> </w:t>
      </w:r>
      <w:r w:rsidR="2A5FF7BA">
        <w:t xml:space="preserve">adjusting the </w:t>
      </w:r>
      <w:r w:rsidR="3F91C033">
        <w:t>dead zone settings</w:t>
      </w:r>
      <w:r w:rsidR="5DE83C1C">
        <w:t xml:space="preserve"> in </w:t>
      </w:r>
      <w:proofErr w:type="spellStart"/>
      <w:r w:rsidR="5DE83C1C">
        <w:t>armoury</w:t>
      </w:r>
      <w:proofErr w:type="spellEnd"/>
      <w:r w:rsidR="5DE83C1C">
        <w:t xml:space="preserve"> crate</w:t>
      </w:r>
      <w:r w:rsidR="3F91C033">
        <w:t>, but someone who is coming from a console might not know how to tweak these settings</w:t>
      </w:r>
      <w:r w:rsidR="1C283F44">
        <w:t>.</w:t>
      </w:r>
      <w:r w:rsidR="3F91C033">
        <w:t xml:space="preserve"> </w:t>
      </w:r>
      <w:r w:rsidR="09CA7FC4">
        <w:t>Or more likely, they</w:t>
      </w:r>
      <w:r w:rsidR="3F91C033">
        <w:t xml:space="preserve"> simply </w:t>
      </w:r>
      <w:r w:rsidR="283E39B8">
        <w:t>w</w:t>
      </w:r>
      <w:r w:rsidR="3F91C033">
        <w:t>on’t want to mess with it.</w:t>
      </w:r>
    </w:p>
    <w:p w14:paraId="04CF9981" w14:textId="76E12F1A" w:rsidR="55952530" w:rsidRDefault="55952530">
      <w:r>
        <w:t xml:space="preserve">Next, this is </w:t>
      </w:r>
      <w:proofErr w:type="gramStart"/>
      <w:r>
        <w:t>definitely a</w:t>
      </w:r>
      <w:proofErr w:type="gramEnd"/>
      <w:r>
        <w:t xml:space="preserve"> personal thing, but it just feels like my hands are a little too big for </w:t>
      </w:r>
      <w:proofErr w:type="gramStart"/>
      <w:r>
        <w:t>the Ally</w:t>
      </w:r>
      <w:proofErr w:type="gramEnd"/>
      <w:r>
        <w:t xml:space="preserve">. The grips were certainly a nice add, but I find my fingers scrunching up on the backside. This is </w:t>
      </w:r>
      <w:proofErr w:type="gramStart"/>
      <w:r>
        <w:t>definitely something</w:t>
      </w:r>
      <w:proofErr w:type="gramEnd"/>
      <w:r>
        <w:t xml:space="preserve"> I had to get used to</w:t>
      </w:r>
      <w:r w:rsidR="6FBF114D">
        <w:t>.</w:t>
      </w:r>
      <w:r w:rsidR="7AB6540A">
        <w:t xml:space="preserve"> </w:t>
      </w:r>
      <w:commentRangeStart w:id="15"/>
      <w:r w:rsidR="7AB6540A">
        <w:t>Cierra</w:t>
      </w:r>
      <w:r w:rsidR="008E2FFF">
        <w:t xml:space="preserve"> who has smaller hands</w:t>
      </w:r>
      <w:r w:rsidR="7AB6540A">
        <w:t xml:space="preserve"> </w:t>
      </w:r>
      <w:commentRangeEnd w:id="15"/>
      <w:r w:rsidR="00B819F0">
        <w:rPr>
          <w:rStyle w:val="CommentReference"/>
        </w:rPr>
        <w:commentReference w:id="15"/>
      </w:r>
      <w:r w:rsidR="7AB6540A">
        <w:t>did not have this issue at all.</w:t>
      </w:r>
    </w:p>
    <w:p w14:paraId="07E1A6FE" w14:textId="66EE379A" w:rsidR="7AB6540A" w:rsidRDefault="7AB6540A">
      <w:r>
        <w:t xml:space="preserve">Outside of the </w:t>
      </w:r>
      <w:commentRangeStart w:id="16"/>
      <w:r w:rsidR="007E4323">
        <w:t xml:space="preserve">ergonomics </w:t>
      </w:r>
      <w:commentRangeEnd w:id="16"/>
      <w:r w:rsidR="007E4323">
        <w:rPr>
          <w:rStyle w:val="CommentReference"/>
        </w:rPr>
        <w:commentReference w:id="16"/>
      </w:r>
      <w:r>
        <w:t xml:space="preserve">of the </w:t>
      </w:r>
      <w:r w:rsidR="008E2FFF">
        <w:t>ROG Ally</w:t>
      </w:r>
      <w:r>
        <w:t>, it stays very cool to the touch where your hands are, and the fan is incredibly quiet, even when gaming in turbo mo</w:t>
      </w:r>
      <w:commentRangeStart w:id="17"/>
      <w:commentRangeStart w:id="18"/>
      <w:r>
        <w:t>de.</w:t>
      </w:r>
      <w:r w:rsidR="6FF37742">
        <w:t xml:space="preserve"> This is something it has over the steam deck, whose fans can ramp up quite a bit in more demanding titles.</w:t>
      </w:r>
      <w:commentRangeEnd w:id="17"/>
      <w:r w:rsidR="00B819F0">
        <w:rPr>
          <w:rStyle w:val="CommentReference"/>
        </w:rPr>
        <w:commentReference w:id="17"/>
      </w:r>
      <w:commentRangeEnd w:id="18"/>
      <w:r w:rsidR="008E2FFF">
        <w:rPr>
          <w:rStyle w:val="CommentReference"/>
        </w:rPr>
        <w:commentReference w:id="18"/>
      </w:r>
    </w:p>
    <w:p w14:paraId="63F4B464" w14:textId="27F63AAD" w:rsidR="7CFB4AA2" w:rsidRPr="003E23BD" w:rsidRDefault="7CFB4AA2" w:rsidP="3AA29F63">
      <w:pPr>
        <w:rPr>
          <w:b/>
          <w:bCs/>
        </w:rPr>
      </w:pPr>
      <w:r w:rsidRPr="003E23BD">
        <w:rPr>
          <w:b/>
          <w:bCs/>
        </w:rPr>
        <w:t>Display</w:t>
      </w:r>
    </w:p>
    <w:p w14:paraId="77AFAAF9" w14:textId="7EAC963B" w:rsidR="7C9073C8" w:rsidRPr="003E23BD" w:rsidRDefault="7C9073C8" w:rsidP="3AA29F63">
      <w:pPr>
        <w:rPr>
          <w:rFonts w:eastAsia="Arial" w:cs="Arial"/>
          <w:color w:val="000000" w:themeColor="text1"/>
        </w:rPr>
      </w:pPr>
      <w:r w:rsidRPr="003E23BD">
        <w:rPr>
          <w:rFonts w:eastAsia="Arial" w:cs="Arial"/>
          <w:color w:val="000000" w:themeColor="text1"/>
        </w:rPr>
        <w:t>Next, l</w:t>
      </w:r>
      <w:r w:rsidR="153AEB43" w:rsidRPr="003E23BD">
        <w:rPr>
          <w:rFonts w:eastAsia="Arial" w:cs="Arial"/>
          <w:color w:val="000000" w:themeColor="text1"/>
        </w:rPr>
        <w:t xml:space="preserve">et’s talk display. Both the ROG Ally and the ROG Ally X sport </w:t>
      </w:r>
      <w:r w:rsidR="53032F90" w:rsidRPr="003E23BD">
        <w:rPr>
          <w:rFonts w:eastAsia="Arial" w:cs="Arial"/>
          <w:color w:val="000000" w:themeColor="text1"/>
        </w:rPr>
        <w:t>the same</w:t>
      </w:r>
      <w:r w:rsidR="153AEB43" w:rsidRPr="003E23BD">
        <w:rPr>
          <w:rFonts w:eastAsia="Arial" w:cs="Arial"/>
          <w:color w:val="000000" w:themeColor="text1"/>
        </w:rPr>
        <w:t xml:space="preserve"> 7-inch </w:t>
      </w:r>
      <w:r w:rsidR="65D72D04" w:rsidRPr="003E23BD">
        <w:rPr>
          <w:rFonts w:eastAsia="Arial" w:cs="Arial"/>
          <w:color w:val="000000" w:themeColor="text1"/>
        </w:rPr>
        <w:t>HD</w:t>
      </w:r>
      <w:r w:rsidR="153AEB43" w:rsidRPr="003E23BD">
        <w:rPr>
          <w:rFonts w:eastAsia="Arial" w:cs="Arial"/>
          <w:color w:val="000000" w:themeColor="text1"/>
        </w:rPr>
        <w:t xml:space="preserve"> IPS display with a max brightness of </w:t>
      </w:r>
      <w:r w:rsidR="4CEA3F04" w:rsidRPr="003E23BD">
        <w:rPr>
          <w:rFonts w:eastAsia="Arial" w:cs="Arial"/>
          <w:color w:val="000000" w:themeColor="text1"/>
        </w:rPr>
        <w:t>around 500</w:t>
      </w:r>
      <w:r w:rsidR="153AEB43" w:rsidRPr="003E23BD">
        <w:rPr>
          <w:rFonts w:eastAsia="Arial" w:cs="Arial"/>
          <w:color w:val="000000" w:themeColor="text1"/>
        </w:rPr>
        <w:t xml:space="preserve"> nits, which I must admit looks pretty good. It looks good in both </w:t>
      </w:r>
      <w:r w:rsidR="008E2FFF" w:rsidRPr="003E23BD">
        <w:rPr>
          <w:rFonts w:eastAsia="Arial" w:cs="Arial"/>
          <w:color w:val="000000" w:themeColor="text1"/>
        </w:rPr>
        <w:t>dimmer and brighter environments</w:t>
      </w:r>
      <w:r w:rsidR="3C321A85" w:rsidRPr="003E23BD">
        <w:rPr>
          <w:rFonts w:eastAsia="Arial" w:cs="Arial"/>
          <w:color w:val="000000" w:themeColor="text1"/>
        </w:rPr>
        <w:t xml:space="preserve">, especially with its </w:t>
      </w:r>
      <w:r w:rsidR="008E2FFF" w:rsidRPr="003E23BD">
        <w:rPr>
          <w:rFonts w:eastAsia="Arial" w:cs="Arial"/>
          <w:color w:val="000000" w:themeColor="text1"/>
        </w:rPr>
        <w:t>auto-brightness</w:t>
      </w:r>
      <w:r w:rsidR="3C321A85" w:rsidRPr="003E23BD">
        <w:rPr>
          <w:rFonts w:eastAsia="Arial" w:cs="Arial"/>
          <w:color w:val="000000" w:themeColor="text1"/>
        </w:rPr>
        <w:t xml:space="preserve"> feature</w:t>
      </w:r>
      <w:r w:rsidR="153AEB43" w:rsidRPr="003E23BD">
        <w:rPr>
          <w:rFonts w:eastAsia="Arial" w:cs="Arial"/>
          <w:color w:val="000000" w:themeColor="text1"/>
        </w:rPr>
        <w:t>.</w:t>
      </w:r>
      <w:r w:rsidR="20ACAA98" w:rsidRPr="003E23BD">
        <w:rPr>
          <w:rFonts w:eastAsia="Arial" w:cs="Arial"/>
          <w:color w:val="000000" w:themeColor="text1"/>
        </w:rPr>
        <w:t xml:space="preserve"> </w:t>
      </w:r>
      <w:r w:rsidR="008E2FFF" w:rsidRPr="003E23BD">
        <w:rPr>
          <w:rFonts w:eastAsia="Arial" w:cs="Arial"/>
          <w:color w:val="000000" w:themeColor="text1"/>
        </w:rPr>
        <w:t>Its</w:t>
      </w:r>
      <w:r w:rsidR="20ACAA98" w:rsidRPr="003E23BD">
        <w:rPr>
          <w:rFonts w:eastAsia="Arial" w:cs="Arial"/>
          <w:color w:val="000000" w:themeColor="text1"/>
        </w:rPr>
        <w:t xml:space="preserve"> high resolution</w:t>
      </w:r>
      <w:r w:rsidR="008E2FFF" w:rsidRPr="003E23BD">
        <w:rPr>
          <w:rFonts w:eastAsia="Arial" w:cs="Arial"/>
          <w:color w:val="000000" w:themeColor="text1"/>
        </w:rPr>
        <w:t xml:space="preserve"> 7-inch screen also</w:t>
      </w:r>
      <w:r w:rsidR="153AEB43" w:rsidRPr="003E23BD">
        <w:rPr>
          <w:rFonts w:eastAsia="Arial" w:cs="Arial"/>
          <w:color w:val="000000" w:themeColor="text1"/>
        </w:rPr>
        <w:t xml:space="preserve"> </w:t>
      </w:r>
      <w:r w:rsidR="027A89CA" w:rsidRPr="003E23BD">
        <w:rPr>
          <w:rFonts w:eastAsia="Arial" w:cs="Arial"/>
          <w:color w:val="000000" w:themeColor="text1"/>
        </w:rPr>
        <w:t>makes</w:t>
      </w:r>
      <w:r w:rsidR="153AEB43" w:rsidRPr="003E23BD">
        <w:rPr>
          <w:rFonts w:eastAsia="Arial" w:cs="Arial"/>
          <w:color w:val="000000" w:themeColor="text1"/>
        </w:rPr>
        <w:t xml:space="preserve"> content </w:t>
      </w:r>
      <w:r w:rsidR="6924C489" w:rsidRPr="003E23BD">
        <w:rPr>
          <w:rFonts w:eastAsia="Arial" w:cs="Arial"/>
          <w:color w:val="000000" w:themeColor="text1"/>
        </w:rPr>
        <w:t xml:space="preserve">look </w:t>
      </w:r>
      <w:r w:rsidR="153AEB43" w:rsidRPr="003E23BD">
        <w:rPr>
          <w:rFonts w:eastAsia="Arial" w:cs="Arial"/>
          <w:color w:val="000000" w:themeColor="text1"/>
        </w:rPr>
        <w:t>nice and crisp.</w:t>
      </w:r>
      <w:r w:rsidR="4EB94C5D" w:rsidRPr="003E23BD">
        <w:rPr>
          <w:rFonts w:eastAsia="Arial" w:cs="Arial"/>
          <w:color w:val="000000" w:themeColor="text1"/>
        </w:rPr>
        <w:t xml:space="preserve"> Its refresh rate of 120Hz makes moving content look smooth</w:t>
      </w:r>
      <w:r w:rsidR="7FBC0702" w:rsidRPr="003E23BD">
        <w:rPr>
          <w:rFonts w:eastAsia="Arial" w:cs="Arial"/>
          <w:color w:val="000000" w:themeColor="text1"/>
        </w:rPr>
        <w:t xml:space="preserve"> as well</w:t>
      </w:r>
      <w:r w:rsidR="4EB94C5D" w:rsidRPr="003E23BD">
        <w:rPr>
          <w:rFonts w:eastAsia="Arial" w:cs="Arial"/>
          <w:color w:val="000000" w:themeColor="text1"/>
        </w:rPr>
        <w:t xml:space="preserve">. Gameplay always felt seamless </w:t>
      </w:r>
      <w:proofErr w:type="gramStart"/>
      <w:r w:rsidR="4EB94C5D" w:rsidRPr="003E23BD">
        <w:rPr>
          <w:rFonts w:eastAsia="Arial" w:cs="Arial"/>
          <w:color w:val="000000" w:themeColor="text1"/>
        </w:rPr>
        <w:t>as long as</w:t>
      </w:r>
      <w:proofErr w:type="gramEnd"/>
      <w:r w:rsidR="4EB94C5D" w:rsidRPr="003E23BD">
        <w:rPr>
          <w:rFonts w:eastAsia="Arial" w:cs="Arial"/>
          <w:color w:val="000000" w:themeColor="text1"/>
        </w:rPr>
        <w:t xml:space="preserve"> the </w:t>
      </w:r>
      <w:commentRangeStart w:id="19"/>
      <w:r w:rsidR="4EB94C5D" w:rsidRPr="003E23BD">
        <w:rPr>
          <w:rFonts w:eastAsia="Arial" w:cs="Arial"/>
          <w:color w:val="000000" w:themeColor="text1"/>
        </w:rPr>
        <w:t>game could run</w:t>
      </w:r>
      <w:commentRangeEnd w:id="19"/>
      <w:r w:rsidR="00E94197" w:rsidRPr="003E23BD">
        <w:rPr>
          <w:rStyle w:val="CommentReference"/>
          <w:sz w:val="24"/>
          <w:szCs w:val="24"/>
        </w:rPr>
        <w:commentReference w:id="19"/>
      </w:r>
      <w:r w:rsidR="008E2FFF" w:rsidRPr="003E23BD">
        <w:rPr>
          <w:rFonts w:eastAsia="Arial" w:cs="Arial"/>
          <w:color w:val="000000" w:themeColor="text1"/>
        </w:rPr>
        <w:t xml:space="preserve"> at a high enough FPS</w:t>
      </w:r>
      <w:r w:rsidR="4EB94C5D" w:rsidRPr="003E23BD">
        <w:rPr>
          <w:rFonts w:eastAsia="Arial" w:cs="Arial"/>
          <w:color w:val="000000" w:themeColor="text1"/>
        </w:rPr>
        <w:t>.</w:t>
      </w:r>
    </w:p>
    <w:p w14:paraId="7CD39135" w14:textId="6611E89B" w:rsidR="7432F45B" w:rsidRPr="003E23BD" w:rsidRDefault="7432F45B" w:rsidP="3AA29F63">
      <w:pPr>
        <w:rPr>
          <w:rFonts w:eastAsia="Arial" w:cs="Arial"/>
          <w:color w:val="000000" w:themeColor="text1"/>
        </w:rPr>
      </w:pPr>
      <w:r w:rsidRPr="003E23BD">
        <w:rPr>
          <w:rFonts w:eastAsia="Arial" w:cs="Arial"/>
          <w:color w:val="000000" w:themeColor="text1"/>
        </w:rPr>
        <w:t xml:space="preserve">My main issue with the display, once again, comes down to my big hands. Most things I need to click on with </w:t>
      </w:r>
      <w:proofErr w:type="gramStart"/>
      <w:r w:rsidRPr="003E23BD">
        <w:rPr>
          <w:rFonts w:eastAsia="Arial" w:cs="Arial"/>
          <w:color w:val="000000" w:themeColor="text1"/>
        </w:rPr>
        <w:t>the Ally’s</w:t>
      </w:r>
      <w:proofErr w:type="gramEnd"/>
      <w:r w:rsidRPr="003E23BD">
        <w:rPr>
          <w:rFonts w:eastAsia="Arial" w:cs="Arial"/>
          <w:color w:val="000000" w:themeColor="text1"/>
        </w:rPr>
        <w:t xml:space="preserve"> touch screen are </w:t>
      </w:r>
      <w:proofErr w:type="gramStart"/>
      <w:r w:rsidRPr="003E23BD">
        <w:rPr>
          <w:rFonts w:eastAsia="Arial" w:cs="Arial"/>
          <w:color w:val="000000" w:themeColor="text1"/>
        </w:rPr>
        <w:t>pretty small</w:t>
      </w:r>
      <w:proofErr w:type="gramEnd"/>
      <w:r w:rsidRPr="003E23BD">
        <w:rPr>
          <w:rFonts w:eastAsia="Arial" w:cs="Arial"/>
          <w:color w:val="000000" w:themeColor="text1"/>
        </w:rPr>
        <w:t xml:space="preserve">, so I find myself </w:t>
      </w:r>
      <w:proofErr w:type="spellStart"/>
      <w:r w:rsidRPr="003E23BD">
        <w:rPr>
          <w:rFonts w:eastAsia="Arial" w:cs="Arial"/>
          <w:color w:val="000000" w:themeColor="text1"/>
        </w:rPr>
        <w:t>misclicking</w:t>
      </w:r>
      <w:proofErr w:type="spellEnd"/>
      <w:r w:rsidRPr="003E23BD">
        <w:rPr>
          <w:rFonts w:eastAsia="Arial" w:cs="Arial"/>
          <w:color w:val="000000" w:themeColor="text1"/>
        </w:rPr>
        <w:t xml:space="preserve"> things all the time with my big fat fingers, and if I am using the Windows functionality, forget about it. This could be fixed with the use of a stylus, but using a stylus is so 2000 and late, </w:t>
      </w:r>
      <w:commentRangeStart w:id="20"/>
      <w:r w:rsidRPr="003E23BD">
        <w:rPr>
          <w:rFonts w:eastAsia="Arial" w:cs="Arial"/>
          <w:color w:val="000000" w:themeColor="text1"/>
        </w:rPr>
        <w:t>might as well just be using a palm Treo</w:t>
      </w:r>
      <w:commentRangeEnd w:id="20"/>
      <w:r w:rsidR="00E94197" w:rsidRPr="003E23BD">
        <w:rPr>
          <w:rStyle w:val="CommentReference"/>
          <w:sz w:val="24"/>
          <w:szCs w:val="24"/>
        </w:rPr>
        <w:commentReference w:id="20"/>
      </w:r>
      <w:r w:rsidRPr="003E23BD">
        <w:rPr>
          <w:rFonts w:eastAsia="Arial" w:cs="Arial"/>
          <w:color w:val="000000" w:themeColor="text1"/>
        </w:rPr>
        <w:t>.</w:t>
      </w:r>
      <w:r w:rsidR="008E2FFF" w:rsidRPr="003E23BD">
        <w:rPr>
          <w:rFonts w:eastAsia="Arial" w:cs="Arial"/>
          <w:color w:val="000000" w:themeColor="text1"/>
        </w:rPr>
        <w:t xml:space="preserve"> Even after messing with Windows scaling the Windows mode was never very easy to use via the touchscreen.</w:t>
      </w:r>
      <w:r w:rsidR="00281006">
        <w:rPr>
          <w:rFonts w:eastAsia="Arial" w:cs="Arial"/>
          <w:color w:val="000000" w:themeColor="text1"/>
        </w:rPr>
        <w:t xml:space="preserve"> This is something the steam deck excels at with its built-in big picture mode.</w:t>
      </w:r>
    </w:p>
    <w:p w14:paraId="0DECDF2D" w14:textId="53F81044" w:rsidR="1DB73D17" w:rsidRPr="003E23BD" w:rsidRDefault="1DB73D17" w:rsidP="3AA29F63">
      <w:pPr>
        <w:rPr>
          <w:rFonts w:eastAsia="Arial" w:cs="Arial"/>
          <w:b/>
          <w:bCs/>
          <w:color w:val="000000" w:themeColor="text1"/>
        </w:rPr>
      </w:pPr>
      <w:r w:rsidRPr="003E23BD">
        <w:rPr>
          <w:rFonts w:eastAsia="Arial" w:cs="Arial"/>
          <w:b/>
          <w:bCs/>
          <w:color w:val="000000" w:themeColor="text1"/>
        </w:rPr>
        <w:t>Experience/Bugginess</w:t>
      </w:r>
    </w:p>
    <w:p w14:paraId="571DD895" w14:textId="1B8301FB" w:rsidR="1DB73D17" w:rsidRDefault="1DB73D17" w:rsidP="3AA29F63">
      <w:r w:rsidRPr="003E23BD">
        <w:rPr>
          <w:rFonts w:eastAsia="Arial" w:cs="Arial"/>
          <w:color w:val="000000" w:themeColor="text1"/>
        </w:rPr>
        <w:t xml:space="preserve">When it comes to the XBOX and Windows interface, it’s just not there yet. </w:t>
      </w:r>
      <w:r w:rsidRPr="003E23BD">
        <w:t xml:space="preserve">The software experience doesn’t feel </w:t>
      </w:r>
      <w:r w:rsidR="008E2FFF" w:rsidRPr="003E23BD">
        <w:t>polished.</w:t>
      </w:r>
      <w:r w:rsidRPr="003E23BD">
        <w:t xml:space="preserve"> If you are an XBOX gamer and you’re expecting to be able to take this out of the package and have an “</w:t>
      </w:r>
      <w:proofErr w:type="spellStart"/>
      <w:r w:rsidRPr="003E23BD">
        <w:t>xbox</w:t>
      </w:r>
      <w:proofErr w:type="spellEnd"/>
      <w:r w:rsidRPr="003E23BD">
        <w:t xml:space="preserve">” experience, that’s not really the case. Still feels like this version of </w:t>
      </w:r>
      <w:commentRangeStart w:id="21"/>
      <w:r w:rsidRPr="003E23BD">
        <w:t xml:space="preserve">Windows </w:t>
      </w:r>
      <w:commentRangeEnd w:id="21"/>
      <w:r w:rsidR="007A73EA">
        <w:rPr>
          <w:rStyle w:val="CommentReference"/>
        </w:rPr>
        <w:commentReference w:id="21"/>
      </w:r>
      <w:r w:rsidRPr="003E23BD">
        <w:t xml:space="preserve">is in beta. Text was often too small, keyboard often didn’t pull up when needed, applications and launchers were finnicky. Almost everything </w:t>
      </w:r>
      <w:r w:rsidRPr="003E23BD">
        <w:lastRenderedPageBreak/>
        <w:t xml:space="preserve">we needed to do required a google search to find a </w:t>
      </w:r>
      <w:r w:rsidR="003E23BD" w:rsidRPr="003E23BD">
        <w:t>R</w:t>
      </w:r>
      <w:r w:rsidRPr="003E23BD">
        <w:t xml:space="preserve">eddit post or </w:t>
      </w:r>
      <w:r w:rsidR="0440C508" w:rsidRPr="003E23BD">
        <w:t>YouTube</w:t>
      </w:r>
      <w:r w:rsidRPr="003E23BD">
        <w:t xml:space="preserve"> video detailing how to change that setting or pull the keyboard</w:t>
      </w:r>
      <w:r w:rsidR="003E23BD" w:rsidRPr="003E23BD">
        <w:t xml:space="preserve"> up</w:t>
      </w:r>
      <w:r w:rsidR="647A83BD" w:rsidRPr="003E23BD">
        <w:t>, etc</w:t>
      </w:r>
      <w:r w:rsidRPr="003E23BD">
        <w:t>.</w:t>
      </w:r>
      <w:r w:rsidR="098BC71E" w:rsidRPr="003E23BD">
        <w:t xml:space="preserve"> </w:t>
      </w:r>
      <w:r w:rsidR="25193E44" w:rsidRPr="003E23BD">
        <w:t>There are some positives like the fact that the Xbox game bar lets you switch from app to app very easily, and I like that you</w:t>
      </w:r>
      <w:r w:rsidR="25193E44">
        <w:t xml:space="preserve"> can enter the ROG command center with the tap of a button. Unfortunately, the negatives </w:t>
      </w:r>
      <w:r w:rsidR="703C9EDB">
        <w:t>are more prominent.</w:t>
      </w:r>
    </w:p>
    <w:p w14:paraId="7545C1ED" w14:textId="0F73B148" w:rsidR="098BC71E" w:rsidRDefault="098BC71E" w:rsidP="3AA29F63">
      <w:r>
        <w:t>For example, downloading games. It would sometimes download a game while the ally was in sleep mode, and sometimes it would pause the download. This depende</w:t>
      </w:r>
      <w:r w:rsidR="427D5572">
        <w:t xml:space="preserve">d on which game launcher you were using. Steam worked fine in sleep, but XBOX did not. </w:t>
      </w:r>
      <w:commentRangeStart w:id="22"/>
      <w:commentRangeStart w:id="23"/>
      <w:r w:rsidR="427D5572">
        <w:t>This is the opposite of what we expected</w:t>
      </w:r>
      <w:commentRangeEnd w:id="22"/>
      <w:r w:rsidR="007A73EA">
        <w:rPr>
          <w:rStyle w:val="CommentReference"/>
        </w:rPr>
        <w:commentReference w:id="22"/>
      </w:r>
      <w:commentRangeEnd w:id="23"/>
      <w:r w:rsidR="00130C5C">
        <w:rPr>
          <w:rStyle w:val="CommentReference"/>
        </w:rPr>
        <w:commentReference w:id="23"/>
      </w:r>
      <w:r w:rsidR="427D5572">
        <w:t>.</w:t>
      </w:r>
      <w:r>
        <w:t xml:space="preserve"> Games also do not download while the system is off. </w:t>
      </w:r>
      <w:r w:rsidR="32521626">
        <w:t xml:space="preserve">This makes </w:t>
      </w:r>
      <w:proofErr w:type="gramStart"/>
      <w:r w:rsidR="32521626">
        <w:t>sense, but</w:t>
      </w:r>
      <w:proofErr w:type="gramEnd"/>
      <w:r w:rsidR="32521626">
        <w:t xml:space="preserve"> may not feel natural for </w:t>
      </w:r>
      <w:r>
        <w:t xml:space="preserve">someone coming from an </w:t>
      </w:r>
      <w:proofErr w:type="spellStart"/>
      <w:r>
        <w:t>xbox</w:t>
      </w:r>
      <w:proofErr w:type="spellEnd"/>
      <w:r>
        <w:t xml:space="preserve">, where the game will still download while the system is </w:t>
      </w:r>
      <w:r w:rsidR="26E1EFCF">
        <w:t>“</w:t>
      </w:r>
      <w:r>
        <w:t>powered down</w:t>
      </w:r>
      <w:r w:rsidR="0B307168">
        <w:t>”</w:t>
      </w:r>
      <w:r>
        <w:t>.</w:t>
      </w:r>
      <w:r w:rsidR="1B2EA364">
        <w:t xml:space="preserve"> Yes, I know the XBOX technically goes into sleep mode for this, but I think it will trip people up that the handheld doesn’t do that.</w:t>
      </w:r>
      <w:r w:rsidR="4CAF58B6">
        <w:t xml:space="preserve"> This is another thing the steam deck gets right, the download settings are very clear. Do you want your games to download in sleep mode, and do you want them to finish downloading before turning off</w:t>
      </w:r>
      <w:r w:rsidR="7B888E39">
        <w:t xml:space="preserve"> comple</w:t>
      </w:r>
      <w:r w:rsidR="3BFC6010">
        <w:t>t</w:t>
      </w:r>
      <w:r w:rsidR="7B888E39">
        <w:t>ely</w:t>
      </w:r>
      <w:r w:rsidR="4CAF58B6">
        <w:t xml:space="preserve">? </w:t>
      </w:r>
      <w:r w:rsidR="09E3E4EE">
        <w:t>It allows for a simple yes or no</w:t>
      </w:r>
      <w:r w:rsidR="01324381">
        <w:t xml:space="preserve"> in the </w:t>
      </w:r>
      <w:r w:rsidR="00130C5C">
        <w:t xml:space="preserve">power settings </w:t>
      </w:r>
      <w:r w:rsidR="01324381">
        <w:t xml:space="preserve">and it’s very easy to </w:t>
      </w:r>
      <w:r w:rsidR="00130C5C">
        <w:t>toggle</w:t>
      </w:r>
      <w:r w:rsidR="09E3E4EE">
        <w:t>.</w:t>
      </w:r>
    </w:p>
    <w:p w14:paraId="753AAAFE" w14:textId="7A795BD0" w:rsidR="4ECAAFC5" w:rsidRDefault="4ECAAFC5" w:rsidP="3AA29F63">
      <w:r>
        <w:t>Back on the ally, t</w:t>
      </w:r>
      <w:r w:rsidR="6EEE6976">
        <w:t xml:space="preserve">he buggiest process by far was launching steam games from the </w:t>
      </w:r>
      <w:proofErr w:type="spellStart"/>
      <w:r w:rsidR="6EEE6976">
        <w:t>xbox</w:t>
      </w:r>
      <w:proofErr w:type="spellEnd"/>
      <w:r w:rsidR="6EEE6976">
        <w:t xml:space="preserve"> launcher. I would attempt to launch a steam game from the </w:t>
      </w:r>
      <w:proofErr w:type="spellStart"/>
      <w:r w:rsidR="6EEE6976">
        <w:t>xbox</w:t>
      </w:r>
      <w:proofErr w:type="spellEnd"/>
      <w:r w:rsidR="6EEE6976">
        <w:t xml:space="preserve"> launcher</w:t>
      </w:r>
      <w:r w:rsidR="4F16D58D">
        <w:t xml:space="preserve"> so that I was just using one interface</w:t>
      </w:r>
      <w:r w:rsidR="01BD6D46">
        <w:t>. Then,</w:t>
      </w:r>
      <w:r w:rsidR="6EEE6976">
        <w:t xml:space="preserve"> it would </w:t>
      </w:r>
      <w:r w:rsidR="52E78575">
        <w:t>jump</w:t>
      </w:r>
      <w:r w:rsidR="6EEE6976">
        <w:t xml:space="preserve"> between steam and </w:t>
      </w:r>
      <w:proofErr w:type="spellStart"/>
      <w:r w:rsidR="6EEE6976">
        <w:t>xbox</w:t>
      </w:r>
      <w:proofErr w:type="spellEnd"/>
      <w:r w:rsidR="6EEE6976">
        <w:t xml:space="preserve"> </w:t>
      </w:r>
      <w:proofErr w:type="gramStart"/>
      <w:r w:rsidR="6EEE6976">
        <w:t>a number of</w:t>
      </w:r>
      <w:proofErr w:type="gramEnd"/>
      <w:r w:rsidR="6EEE6976">
        <w:t xml:space="preserve"> times before even launching the game</w:t>
      </w:r>
      <w:r w:rsidR="6F66DFD1">
        <w:t>. S</w:t>
      </w:r>
      <w:r w:rsidR="6EEE6976">
        <w:t>ometimes</w:t>
      </w:r>
      <w:r w:rsidR="46BF7527">
        <w:t xml:space="preserve"> it</w:t>
      </w:r>
      <w:r w:rsidR="6EEE6976">
        <w:t xml:space="preserve"> wouldn't even launch the game at all. Also, if you are trying to launch a game from </w:t>
      </w:r>
      <w:r w:rsidR="551A3507">
        <w:t xml:space="preserve">other apps </w:t>
      </w:r>
      <w:r w:rsidR="6EEE6976">
        <w:t>like EA or Epic games, good luck.</w:t>
      </w:r>
      <w:r w:rsidR="40BF60BD">
        <w:t xml:space="preserve"> Basically, you </w:t>
      </w:r>
      <w:proofErr w:type="gramStart"/>
      <w:r w:rsidR="40BF60BD">
        <w:t>have to</w:t>
      </w:r>
      <w:proofErr w:type="gramEnd"/>
      <w:r w:rsidR="40BF60BD">
        <w:t xml:space="preserve"> constantly switch between a </w:t>
      </w:r>
      <w:r w:rsidR="7E2174ED">
        <w:t>full-on</w:t>
      </w:r>
      <w:r w:rsidR="40BF60BD">
        <w:t xml:space="preserve"> windows experience and the </w:t>
      </w:r>
      <w:proofErr w:type="spellStart"/>
      <w:r w:rsidR="40BF60BD">
        <w:t>xbox</w:t>
      </w:r>
      <w:proofErr w:type="spellEnd"/>
      <w:r w:rsidR="40BF60BD">
        <w:t xml:space="preserve"> wrapper</w:t>
      </w:r>
      <w:r w:rsidR="1BE2CF2C">
        <w:t xml:space="preserve"> designed around it. If you are using the Windows mode and</w:t>
      </w:r>
      <w:r w:rsidR="63B3550A">
        <w:t>/or a l</w:t>
      </w:r>
      <w:r w:rsidR="62BDD97E">
        <w:t xml:space="preserve">auncher that requires windows mode, switching back to full screen </w:t>
      </w:r>
      <w:proofErr w:type="spellStart"/>
      <w:r w:rsidR="62BDD97E">
        <w:t>xbox</w:t>
      </w:r>
      <w:proofErr w:type="spellEnd"/>
      <w:r w:rsidR="62BDD97E">
        <w:t xml:space="preserve"> mode will prompt you to restart the device for the most optimized experience. This gets annoying after a while</w:t>
      </w:r>
      <w:r w:rsidR="400EB822">
        <w:t xml:space="preserve"> because you never know which one you’re going to get</w:t>
      </w:r>
      <w:r w:rsidR="62BDD97E">
        <w:t>.</w:t>
      </w:r>
      <w:r w:rsidR="2258C034">
        <w:t xml:space="preserve"> Steam and Epic’s apps worked great once they were launched from the </w:t>
      </w:r>
      <w:proofErr w:type="spellStart"/>
      <w:r w:rsidR="2258C034">
        <w:t>xbox</w:t>
      </w:r>
      <w:proofErr w:type="spellEnd"/>
      <w:r w:rsidR="2258C034">
        <w:t xml:space="preserve"> menu, but EA was a nightmare.</w:t>
      </w:r>
    </w:p>
    <w:p w14:paraId="3B6056AC" w14:textId="48D8ADE6" w:rsidR="2E7C2ADA" w:rsidRDefault="2E7C2ADA" w:rsidP="3AA29F63">
      <w:r>
        <w:t xml:space="preserve">While I was writing this script, I locked </w:t>
      </w:r>
      <w:proofErr w:type="gramStart"/>
      <w:r>
        <w:t>the Ally</w:t>
      </w:r>
      <w:proofErr w:type="gramEnd"/>
      <w:r>
        <w:t xml:space="preserve"> to write a section, went back to play the game, and the game got stuck in the upper </w:t>
      </w:r>
      <w:proofErr w:type="gramStart"/>
      <w:r>
        <w:t>left hand</w:t>
      </w:r>
      <w:proofErr w:type="gramEnd"/>
      <w:r>
        <w:t xml:space="preserve"> corner of the screen.  The only way to close it was to reboot the entire system.</w:t>
      </w:r>
    </w:p>
    <w:p w14:paraId="2AE626DB" w14:textId="5BE59E42" w:rsidR="527CDD51" w:rsidRDefault="003E23BD" w:rsidP="3AA29F63">
      <w:pPr>
        <w:spacing w:after="0"/>
        <w:rPr>
          <w:color w:val="000000" w:themeColor="text1"/>
        </w:rPr>
      </w:pPr>
      <w:r w:rsidRPr="00130C5C">
        <w:t xml:space="preserve">My take is </w:t>
      </w:r>
      <w:r w:rsidR="527CDD51" w:rsidRPr="3AA29F63">
        <w:rPr>
          <w:color w:val="000000" w:themeColor="text1"/>
        </w:rPr>
        <w:t xml:space="preserve">I think the ROG Ally is </w:t>
      </w:r>
      <w:r w:rsidR="00C10545">
        <w:rPr>
          <w:color w:val="000000" w:themeColor="text1"/>
        </w:rPr>
        <w:t>an acceptable</w:t>
      </w:r>
      <w:commentRangeStart w:id="24"/>
      <w:r w:rsidR="527CDD51" w:rsidRPr="3AA29F63">
        <w:rPr>
          <w:color w:val="000000" w:themeColor="text1"/>
        </w:rPr>
        <w:t xml:space="preserve"> </w:t>
      </w:r>
      <w:commentRangeEnd w:id="24"/>
      <w:r w:rsidR="007A73EA">
        <w:rPr>
          <w:rStyle w:val="CommentReference"/>
        </w:rPr>
        <w:commentReference w:id="24"/>
      </w:r>
      <w:r w:rsidR="527CDD51" w:rsidRPr="3AA29F63">
        <w:rPr>
          <w:color w:val="000000" w:themeColor="text1"/>
        </w:rPr>
        <w:t xml:space="preserve">gaming device for someone who plays low performance or older </w:t>
      </w:r>
      <w:proofErr w:type="gramStart"/>
      <w:r w:rsidR="527CDD51" w:rsidRPr="3AA29F63">
        <w:rPr>
          <w:color w:val="000000" w:themeColor="text1"/>
        </w:rPr>
        <w:t>games, and</w:t>
      </w:r>
      <w:proofErr w:type="gramEnd"/>
      <w:r w:rsidR="527CDD51" w:rsidRPr="3AA29F63">
        <w:rPr>
          <w:color w:val="000000" w:themeColor="text1"/>
        </w:rPr>
        <w:t xml:space="preserve"> is also okay with sacrificing some performance </w:t>
      </w:r>
      <w:r w:rsidR="00C10545">
        <w:rPr>
          <w:color w:val="000000" w:themeColor="text1"/>
        </w:rPr>
        <w:t xml:space="preserve">in AAA titles </w:t>
      </w:r>
      <w:r w:rsidR="527CDD51" w:rsidRPr="3AA29F63">
        <w:rPr>
          <w:color w:val="000000" w:themeColor="text1"/>
        </w:rPr>
        <w:t xml:space="preserve">when gaming on the go. </w:t>
      </w:r>
    </w:p>
    <w:p w14:paraId="4EDC5AFD" w14:textId="6546979B" w:rsidR="003E23BD" w:rsidRDefault="003E23BD" w:rsidP="003E23BD">
      <w:pPr>
        <w:spacing w:after="0"/>
        <w:rPr>
          <w:color w:val="000000" w:themeColor="text1"/>
        </w:rPr>
      </w:pPr>
      <w:r w:rsidRPr="3AA29F63">
        <w:rPr>
          <w:color w:val="000000" w:themeColor="text1"/>
        </w:rPr>
        <w:t xml:space="preserve">It turns out that most of the games I enjoy are simple enough to run </w:t>
      </w:r>
      <w:proofErr w:type="gramStart"/>
      <w:r w:rsidRPr="3AA29F63">
        <w:rPr>
          <w:color w:val="000000" w:themeColor="text1"/>
        </w:rPr>
        <w:t>pretty well</w:t>
      </w:r>
      <w:proofErr w:type="gramEnd"/>
      <w:r w:rsidRPr="3AA29F63">
        <w:rPr>
          <w:color w:val="000000" w:themeColor="text1"/>
        </w:rPr>
        <w:t xml:space="preserve"> on the ROG Ally</w:t>
      </w:r>
      <w:r w:rsidR="00C10545">
        <w:rPr>
          <w:color w:val="000000" w:themeColor="text1"/>
        </w:rPr>
        <w:t>. S</w:t>
      </w:r>
      <w:r w:rsidRPr="3AA29F63">
        <w:rPr>
          <w:color w:val="000000" w:themeColor="text1"/>
        </w:rPr>
        <w:t>o,</w:t>
      </w:r>
      <w:r w:rsidR="00C10545">
        <w:rPr>
          <w:color w:val="000000" w:themeColor="text1"/>
        </w:rPr>
        <w:t xml:space="preserve"> if the software wasn’t so finnicky,</w:t>
      </w:r>
      <w:r w:rsidRPr="3AA29F63">
        <w:rPr>
          <w:color w:val="000000" w:themeColor="text1"/>
        </w:rPr>
        <w:t xml:space="preserve"> I think that this </w:t>
      </w:r>
      <w:r w:rsidR="00C10545">
        <w:rPr>
          <w:color w:val="000000" w:themeColor="text1"/>
        </w:rPr>
        <w:t>c</w:t>
      </w:r>
      <w:r w:rsidRPr="3AA29F63">
        <w:rPr>
          <w:color w:val="000000" w:themeColor="text1"/>
        </w:rPr>
        <w:t xml:space="preserve">ould be a decent purchase for </w:t>
      </w:r>
      <w:r w:rsidRPr="3AA29F63">
        <w:rPr>
          <w:color w:val="000000" w:themeColor="text1"/>
        </w:rPr>
        <w:lastRenderedPageBreak/>
        <w:t xml:space="preserve">myself </w:t>
      </w:r>
      <w:r w:rsidR="00C10545">
        <w:rPr>
          <w:color w:val="000000" w:themeColor="text1"/>
        </w:rPr>
        <w:t xml:space="preserve">for </w:t>
      </w:r>
      <w:r w:rsidRPr="3AA29F63">
        <w:rPr>
          <w:color w:val="000000" w:themeColor="text1"/>
        </w:rPr>
        <w:t xml:space="preserve">gaming while traveling. But while gaming at home, I see myself still booting up my </w:t>
      </w:r>
      <w:proofErr w:type="spellStart"/>
      <w:r w:rsidRPr="3AA29F63">
        <w:rPr>
          <w:color w:val="000000" w:themeColor="text1"/>
        </w:rPr>
        <w:t>xbox</w:t>
      </w:r>
      <w:proofErr w:type="spellEnd"/>
      <w:r w:rsidRPr="3AA29F63">
        <w:rPr>
          <w:color w:val="000000" w:themeColor="text1"/>
        </w:rPr>
        <w:t xml:space="preserve">, or my pc. </w:t>
      </w:r>
    </w:p>
    <w:p w14:paraId="44B37BEA" w14:textId="690AFC76" w:rsidR="003E23BD" w:rsidRDefault="003E23BD" w:rsidP="003E23BD">
      <w:pPr>
        <w:spacing w:after="0"/>
        <w:rPr>
          <w:color w:val="000000" w:themeColor="text1"/>
        </w:rPr>
      </w:pPr>
      <w:r>
        <w:rPr>
          <w:color w:val="000000" w:themeColor="text1"/>
        </w:rPr>
        <w:t xml:space="preserve">I’m going to hand it back to Cierra to go over </w:t>
      </w:r>
      <w:r w:rsidR="00FF314B">
        <w:rPr>
          <w:color w:val="000000" w:themeColor="text1"/>
        </w:rPr>
        <w:t xml:space="preserve">some things I missed </w:t>
      </w:r>
      <w:r>
        <w:rPr>
          <w:color w:val="000000" w:themeColor="text1"/>
        </w:rPr>
        <w:t>and close us out.</w:t>
      </w:r>
    </w:p>
    <w:p w14:paraId="61EAE4CE" w14:textId="77777777" w:rsidR="003E23BD" w:rsidRDefault="003E23BD" w:rsidP="003E23BD">
      <w:pPr>
        <w:spacing w:after="0"/>
        <w:rPr>
          <w:color w:val="000000" w:themeColor="text1"/>
        </w:rPr>
      </w:pPr>
    </w:p>
    <w:p w14:paraId="3B8A5E01" w14:textId="0C64E6AF" w:rsidR="003E23BD" w:rsidRDefault="003E23BD" w:rsidP="003E23BD">
      <w:pPr>
        <w:spacing w:after="0"/>
        <w:rPr>
          <w:b/>
          <w:bCs/>
          <w:color w:val="000000" w:themeColor="text1"/>
        </w:rPr>
      </w:pPr>
      <w:r>
        <w:rPr>
          <w:b/>
          <w:bCs/>
          <w:color w:val="000000" w:themeColor="text1"/>
        </w:rPr>
        <w:t>Cierra/Steam Deck</w:t>
      </w:r>
    </w:p>
    <w:p w14:paraId="13D762D8" w14:textId="77777777" w:rsidR="003E23BD" w:rsidRPr="003E23BD" w:rsidRDefault="003E23BD" w:rsidP="003E23BD">
      <w:pPr>
        <w:spacing w:after="0"/>
        <w:rPr>
          <w:color w:val="000000" w:themeColor="text1"/>
        </w:rPr>
      </w:pPr>
    </w:p>
    <w:p w14:paraId="516BC3F0" w14:textId="57BBA206" w:rsidR="00C10545" w:rsidRDefault="00C10545" w:rsidP="00190230">
      <w:r>
        <w:t xml:space="preserve">Something I was hoping to see an improvement on coming from a </w:t>
      </w:r>
      <w:proofErr w:type="gramStart"/>
      <w:r>
        <w:t>3 year old</w:t>
      </w:r>
      <w:proofErr w:type="gramEnd"/>
      <w:r>
        <w:t xml:space="preserve"> device was battery life, and I do think ASUS have achieved that. </w:t>
      </w:r>
      <w:commentRangeStart w:id="25"/>
      <w:r>
        <w:t xml:space="preserve">The new Ally lasts about X on battery playing a game at low settings at 200 </w:t>
      </w:r>
      <w:proofErr w:type="gramStart"/>
      <w:r>
        <w:t>nits</w:t>
      </w:r>
      <w:proofErr w:type="gramEnd"/>
      <w:r>
        <w:t xml:space="preserve"> brightness. </w:t>
      </w:r>
      <w:commentRangeEnd w:id="25"/>
      <w:r>
        <w:rPr>
          <w:rStyle w:val="CommentReference"/>
        </w:rPr>
        <w:commentReference w:id="25"/>
      </w:r>
      <w:r>
        <w:t xml:space="preserve">That’s </w:t>
      </w:r>
      <w:proofErr w:type="gramStart"/>
      <w:r>
        <w:t>pretty impressive</w:t>
      </w:r>
      <w:proofErr w:type="gramEnd"/>
      <w:r>
        <w:t>. The steam deck isn’t Windows so we couldn’t test it as accurately. Instead, we ran that same game on a loop until it died at what we approximated to be 200 nits, and it lasted about X hours.</w:t>
      </w:r>
    </w:p>
    <w:p w14:paraId="2018F718" w14:textId="6331DDED" w:rsidR="00C10545" w:rsidRDefault="00C10545" w:rsidP="00190230">
      <w:r>
        <w:t xml:space="preserve">For speakers, we felt the Ally sounded much fuller and more immersive, although both devices have front facing speakers in nearly the same spot which means </w:t>
      </w:r>
      <w:commentRangeStart w:id="26"/>
      <w:r>
        <w:t>sound is always facing you</w:t>
      </w:r>
      <w:commentRangeEnd w:id="26"/>
      <w:r>
        <w:rPr>
          <w:rStyle w:val="CommentReference"/>
        </w:rPr>
        <w:commentReference w:id="26"/>
      </w:r>
      <w:r>
        <w:t>. The Ally also got a bit louder than the Steam Deck.</w:t>
      </w:r>
    </w:p>
    <w:p w14:paraId="21E73D1C" w14:textId="136CDE82" w:rsidR="00B00B03" w:rsidRDefault="00C10545" w:rsidP="00190230">
      <w:r>
        <w:t>The question I was the most curious about, though, was</w:t>
      </w:r>
      <w:r w:rsidR="00190230">
        <w:t xml:space="preserve"> </w:t>
      </w:r>
      <w:proofErr w:type="gramStart"/>
      <w:r w:rsidR="00190230">
        <w:t>whether or not</w:t>
      </w:r>
      <w:proofErr w:type="gramEnd"/>
      <w:r w:rsidR="00190230">
        <w:t xml:space="preserve"> this is better than a Steam Deck which costs nearly the same amount for similar specs. We have the LCD version here because that’s the one I own personally, but the chip in the LCD and OLED version are very similar. These specs are also </w:t>
      </w:r>
      <w:proofErr w:type="gramStart"/>
      <w:r w:rsidR="00190230">
        <w:t>similar to</w:t>
      </w:r>
      <w:proofErr w:type="gramEnd"/>
      <w:r w:rsidR="00190230">
        <w:t xml:space="preserve"> the base model Ally, as stated earlier. So, how do these perform in actual games? Well, the screen </w:t>
      </w:r>
      <w:proofErr w:type="gramStart"/>
      <w:r w:rsidR="00190230">
        <w:t>actually plays</w:t>
      </w:r>
      <w:proofErr w:type="gramEnd"/>
      <w:r w:rsidR="00190230">
        <w:t xml:space="preserve"> a pretty big role here. The Ally has a 1920x1080 screen. </w:t>
      </w:r>
      <w:commentRangeStart w:id="27"/>
      <w:r w:rsidR="00190230">
        <w:t xml:space="preserve">Both versions of the Steam Deck have a 1280x800 </w:t>
      </w:r>
      <w:commentRangeEnd w:id="27"/>
      <w:r w:rsidR="00190230">
        <w:rPr>
          <w:rStyle w:val="CommentReference"/>
        </w:rPr>
        <w:commentReference w:id="27"/>
      </w:r>
      <w:r w:rsidR="00190230">
        <w:t>screen. This means they can achieve</w:t>
      </w:r>
      <w:commentRangeStart w:id="28"/>
      <w:commentRangeStart w:id="29"/>
      <w:r w:rsidR="00190230">
        <w:t xml:space="preserve"> higher FPS because their screens are slightly lower resolution than the HD one in the Ally</w:t>
      </w:r>
      <w:commentRangeEnd w:id="28"/>
      <w:r w:rsidR="006D3C5D">
        <w:rPr>
          <w:rStyle w:val="CommentReference"/>
        </w:rPr>
        <w:commentReference w:id="28"/>
      </w:r>
      <w:commentRangeEnd w:id="29"/>
      <w:r>
        <w:rPr>
          <w:rStyle w:val="CommentReference"/>
        </w:rPr>
        <w:commentReference w:id="29"/>
      </w:r>
      <w:r w:rsidR="00190230">
        <w:t xml:space="preserve">. At such a short viewing distance, </w:t>
      </w:r>
      <w:r w:rsidR="00281006">
        <w:t>you may think this matters, but we feel the difference is minimal. T</w:t>
      </w:r>
      <w:r w:rsidR="00190230">
        <w:t xml:space="preserve">he resolution doesn’t have as much of an impact as FPS, which the Steam Deck wins in. </w:t>
      </w:r>
      <w:commentRangeStart w:id="30"/>
      <w:r w:rsidR="00190230">
        <w:t xml:space="preserve">You can see that here in the FPS being higher on the Steam Deck in three different games. </w:t>
      </w:r>
      <w:commentRangeEnd w:id="30"/>
      <w:r w:rsidR="00190230">
        <w:rPr>
          <w:rStyle w:val="CommentReference"/>
        </w:rPr>
        <w:commentReference w:id="30"/>
      </w:r>
      <w:r w:rsidR="00190230">
        <w:t xml:space="preserve">Normally we try to match resolutions for a fair comparison, but that sort of defeats the point on devices like this. </w:t>
      </w:r>
      <w:proofErr w:type="gramStart"/>
      <w:r w:rsidR="00190230">
        <w:t>People are</w:t>
      </w:r>
      <w:proofErr w:type="gramEnd"/>
      <w:r w:rsidR="00190230">
        <w:t xml:space="preserve"> rarely </w:t>
      </w:r>
      <w:proofErr w:type="gramStart"/>
      <w:r w:rsidR="00190230">
        <w:t>using</w:t>
      </w:r>
      <w:proofErr w:type="gramEnd"/>
      <w:r w:rsidR="00190230">
        <w:t xml:space="preserve"> them at a resolution other than native.</w:t>
      </w:r>
    </w:p>
    <w:p w14:paraId="7D316585" w14:textId="1B3580D0" w:rsidR="3AA29F63" w:rsidRDefault="00C10545" w:rsidP="3AA29F63">
      <w:r>
        <w:t>However, m</w:t>
      </w:r>
      <w:r w:rsidR="005B1FA7">
        <w:t xml:space="preserve">y biggest </w:t>
      </w:r>
      <w:proofErr w:type="gramStart"/>
      <w:r w:rsidR="005B1FA7">
        <w:t>gripe</w:t>
      </w:r>
      <w:proofErr w:type="gramEnd"/>
      <w:r w:rsidR="005B1FA7">
        <w:t xml:space="preserve"> with </w:t>
      </w:r>
      <w:proofErr w:type="gramStart"/>
      <w:r w:rsidR="005B1FA7">
        <w:t>the Ally</w:t>
      </w:r>
      <w:proofErr w:type="gramEnd"/>
      <w:r w:rsidR="005B1FA7">
        <w:t xml:space="preserve"> is that it just isn’t as easy to use as </w:t>
      </w:r>
      <w:proofErr w:type="gramStart"/>
      <w:r w:rsidR="005B1FA7">
        <w:t>the Steam</w:t>
      </w:r>
      <w:proofErr w:type="gramEnd"/>
      <w:r w:rsidR="005B1FA7">
        <w:t xml:space="preserve"> Deck. The steam deck’s big picture mode makes it feel like I’m launching a console interface far more than the </w:t>
      </w:r>
      <w:commentRangeStart w:id="31"/>
      <w:r w:rsidR="005B1FA7">
        <w:t>XBOX one on the Ally.</w:t>
      </w:r>
      <w:r w:rsidR="007918EB">
        <w:t xml:space="preserve"> Also, for the same price as </w:t>
      </w:r>
      <w:proofErr w:type="gramStart"/>
      <w:r w:rsidR="007918EB">
        <w:t>the Ally</w:t>
      </w:r>
      <w:proofErr w:type="gramEnd"/>
      <w:r w:rsidR="007918EB">
        <w:t xml:space="preserve">, you get a much brighter OLED panel on the </w:t>
      </w:r>
      <w:r>
        <w:t>S</w:t>
      </w:r>
      <w:r w:rsidR="007918EB">
        <w:t xml:space="preserve">team </w:t>
      </w:r>
      <w:r>
        <w:t>D</w:t>
      </w:r>
      <w:r w:rsidR="007918EB">
        <w:t xml:space="preserve">eck and it’s larger. The performance isn’t great, but it’s </w:t>
      </w:r>
      <w:r>
        <w:t xml:space="preserve">slightly </w:t>
      </w:r>
      <w:r w:rsidR="007918EB">
        <w:t>better than the Ally.</w:t>
      </w:r>
      <w:commentRangeEnd w:id="31"/>
      <w:r w:rsidR="00EC392F">
        <w:rPr>
          <w:rStyle w:val="CommentReference"/>
        </w:rPr>
        <w:commentReference w:id="31"/>
      </w:r>
      <w:r w:rsidR="00FF314B">
        <w:t xml:space="preserve"> We were just very disappointed by this device. We had </w:t>
      </w:r>
      <w:proofErr w:type="gramStart"/>
      <w:r w:rsidR="00FF314B">
        <w:t>pretty high</w:t>
      </w:r>
      <w:proofErr w:type="gramEnd"/>
      <w:r w:rsidR="00FF314B">
        <w:t xml:space="preserve"> hopes for it.</w:t>
      </w:r>
    </w:p>
    <w:p w14:paraId="5A31F635" w14:textId="2829FBC3" w:rsidR="00C10545" w:rsidRDefault="00C10545" w:rsidP="3AA29F63">
      <w:r>
        <w:t xml:space="preserve">So, here’s our suggestion. If you have $1000 to spend on a handheld, </w:t>
      </w:r>
      <w:r w:rsidR="00FF314B">
        <w:t xml:space="preserve">the Ally X </w:t>
      </w:r>
      <w:proofErr w:type="gramStart"/>
      <w:r w:rsidR="00FF314B">
        <w:t>definitely sounds</w:t>
      </w:r>
      <w:proofErr w:type="gramEnd"/>
      <w:r w:rsidR="00FF314B">
        <w:t xml:space="preserve"> better</w:t>
      </w:r>
      <w:r w:rsidR="002D330A">
        <w:t xml:space="preserve"> than the Ally</w:t>
      </w:r>
      <w:r w:rsidR="00FF314B">
        <w:t>, better performance for sure, but you’re still buying a product with an unpolished interface</w:t>
      </w:r>
      <w:r>
        <w:t>.</w:t>
      </w:r>
      <w:r w:rsidR="002D330A">
        <w:t xml:space="preserve"> If you just want </w:t>
      </w:r>
      <w:proofErr w:type="spellStart"/>
      <w:proofErr w:type="gramStart"/>
      <w:r w:rsidR="002D330A">
        <w:t>a</w:t>
      </w:r>
      <w:proofErr w:type="spellEnd"/>
      <w:r w:rsidR="002D330A">
        <w:t xml:space="preserve"> handheld</w:t>
      </w:r>
      <w:proofErr w:type="gramEnd"/>
      <w:r w:rsidR="002D330A">
        <w:t xml:space="preserve"> gaming experience, and you don’t </w:t>
      </w:r>
      <w:r w:rsidR="002D330A">
        <w:lastRenderedPageBreak/>
        <w:t xml:space="preserve">care which games you have access to, like Josh mentioned to us during this review, the Switch 2 is going to be your best option by </w:t>
      </w:r>
      <w:proofErr w:type="spellStart"/>
      <w:r w:rsidR="002D330A">
        <w:t>a</w:t>
      </w:r>
      <w:proofErr w:type="spellEnd"/>
      <w:r w:rsidR="002D330A">
        <w:t xml:space="preserve"> long shot. Much more premium and polished in every way.</w:t>
      </w:r>
      <w:r>
        <w:t xml:space="preserve"> If you are</w:t>
      </w:r>
      <w:r w:rsidR="002D330A">
        <w:t xml:space="preserve"> a PC gamer, and you’re on a smaller budget</w:t>
      </w:r>
      <w:r>
        <w:t xml:space="preserve">, we’d probably recommend </w:t>
      </w:r>
      <w:proofErr w:type="gramStart"/>
      <w:r>
        <w:t>the Steam</w:t>
      </w:r>
      <w:proofErr w:type="gramEnd"/>
      <w:r>
        <w:t xml:space="preserve"> Deck</w:t>
      </w:r>
      <w:r w:rsidR="00B00B03">
        <w:t xml:space="preserve"> OLED</w:t>
      </w:r>
      <w:r w:rsidR="00FF314B">
        <w:t xml:space="preserve"> </w:t>
      </w:r>
      <w:r>
        <w:t xml:space="preserve">over the base model Ally, </w:t>
      </w:r>
      <w:proofErr w:type="gramStart"/>
      <w:r>
        <w:t>as long as</w:t>
      </w:r>
      <w:proofErr w:type="gramEnd"/>
      <w:r>
        <w:t xml:space="preserve"> all your games</w:t>
      </w:r>
      <w:r w:rsidR="002D330A">
        <w:t xml:space="preserve"> are on Steam.</w:t>
      </w:r>
    </w:p>
    <w:p w14:paraId="0DC0F032" w14:textId="47117D3E" w:rsidR="00B00B03" w:rsidRDefault="00B00B03" w:rsidP="3AA29F63">
      <w:r>
        <w:t xml:space="preserve">I think I’ll be sticking with my Steam Deck for now until these devices are a little more mature, but as someone who loves gaming on the couch or while traveling, I am very excited to see this market grow stronger. Thanks for hanging out with Tony and I while Josh is out, don’t forget to like </w:t>
      </w:r>
      <w:proofErr w:type="gramStart"/>
      <w:r>
        <w:t>subscribe</w:t>
      </w:r>
      <w:proofErr w:type="gramEnd"/>
      <w:r>
        <w:t xml:space="preserve"> and share this video, and I hope y</w:t>
      </w:r>
      <w:r w:rsidR="00312B45">
        <w:t>’</w:t>
      </w:r>
      <w:r>
        <w:t>all have a wonderful rest of your day.</w:t>
      </w:r>
    </w:p>
    <w:p w14:paraId="59675773" w14:textId="547DBC51" w:rsidR="3AA29F63" w:rsidRDefault="3AA29F63" w:rsidP="3AA29F63">
      <w:pPr>
        <w:rPr>
          <w:rFonts w:ascii="Arial" w:eastAsia="Arial" w:hAnsi="Arial" w:cs="Arial"/>
          <w:color w:val="000000" w:themeColor="text1"/>
          <w:sz w:val="22"/>
          <w:szCs w:val="22"/>
        </w:rPr>
      </w:pPr>
    </w:p>
    <w:p w14:paraId="3D0B07FD" w14:textId="27A1F04E" w:rsidR="3AA29F63" w:rsidRDefault="3AA29F63"/>
    <w:sectPr w:rsidR="3AA29F6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shua van Aalst" w:date="2025-12-03T14:09:00Z" w:initials="Jv">
    <w:p w14:paraId="1FB17D28" w14:textId="77777777" w:rsidR="00E94197" w:rsidRDefault="00E94197" w:rsidP="00E94197">
      <w:r>
        <w:rPr>
          <w:rStyle w:val="CommentReference"/>
        </w:rPr>
        <w:annotationRef/>
      </w:r>
      <w:r>
        <w:rPr>
          <w:sz w:val="20"/>
          <w:szCs w:val="20"/>
        </w:rPr>
        <w:t>My also want to add, so while Josh is away we thought we'd give this a go</w:t>
      </w:r>
    </w:p>
  </w:comment>
  <w:comment w:id="1" w:author="Joshua van Aalst" w:date="2025-12-03T14:09:00Z" w:initials="Jv">
    <w:p w14:paraId="440B7FAA" w14:textId="77777777" w:rsidR="00E94197" w:rsidRDefault="00E94197" w:rsidP="00E94197">
      <w:r>
        <w:rPr>
          <w:rStyle w:val="CommentReference"/>
        </w:rPr>
        <w:annotationRef/>
      </w:r>
      <w:r>
        <w:rPr>
          <w:sz w:val="20"/>
          <w:szCs w:val="20"/>
        </w:rPr>
        <w:t>Explains why i'm not there</w:t>
      </w:r>
    </w:p>
  </w:comment>
  <w:comment w:id="2" w:author="Joshua van Aalst" w:date="2025-12-03T13:38:00Z" w:initials="Jv">
    <w:p w14:paraId="1421C5A0" w14:textId="489E7AD5" w:rsidR="00D774D7" w:rsidRDefault="00D774D7" w:rsidP="00D774D7">
      <w:r>
        <w:rPr>
          <w:rStyle w:val="CommentReference"/>
        </w:rPr>
        <w:annotationRef/>
      </w:r>
      <w:r>
        <w:rPr>
          <w:sz w:val="20"/>
          <w:szCs w:val="20"/>
        </w:rPr>
        <w:t>Before moving onto the Steam deck comparision. Finish off why the experience is not as good as an Xbox. Just complete that comparison before turning to steam deck.</w:t>
      </w:r>
    </w:p>
  </w:comment>
  <w:comment w:id="3" w:author="Joshua van Aalst" w:date="2025-12-03T13:46:00Z" w:initials="Jv">
    <w:p w14:paraId="0F6C9EA6" w14:textId="77777777" w:rsidR="00FB2D97" w:rsidRDefault="00FB2D97" w:rsidP="00FB2D97">
      <w:r>
        <w:rPr>
          <w:rStyle w:val="CommentReference"/>
        </w:rPr>
        <w:annotationRef/>
      </w:r>
      <w:r>
        <w:rPr>
          <w:sz w:val="20"/>
          <w:szCs w:val="20"/>
        </w:rPr>
        <w:t>Maybe add "not to burst Asus's bubble but this is old tech from X years ago". Given that handhelds are already going to be pushing the limits of performance and power efficiency so they don't drain their battery in 5 minutes, this isn't off to a good start. Newer processors are much more power efficient.</w:t>
      </w:r>
    </w:p>
  </w:comment>
  <w:comment w:id="4" w:author="Joshua van Aalst" w:date="2025-12-03T13:55:00Z" w:initials="Jv">
    <w:p w14:paraId="36F62018" w14:textId="77777777" w:rsidR="00B819F0" w:rsidRDefault="00B819F0" w:rsidP="00B819F0">
      <w:r>
        <w:rPr>
          <w:rStyle w:val="CommentReference"/>
        </w:rPr>
        <w:annotationRef/>
      </w:r>
      <w:r>
        <w:rPr>
          <w:sz w:val="20"/>
          <w:szCs w:val="20"/>
        </w:rPr>
        <w:t>This section really needs some FPS graphs. Or something showing FPS in games</w:t>
      </w:r>
    </w:p>
  </w:comment>
  <w:comment w:id="6" w:author="Joshua van Aalst" w:date="2025-12-03T13:54:00Z" w:initials="Jv">
    <w:p w14:paraId="66C1329F" w14:textId="08DDEF4C" w:rsidR="006B7FB5" w:rsidRDefault="006B7FB5" w:rsidP="006B7FB5">
      <w:r>
        <w:rPr>
          <w:rStyle w:val="CommentReference"/>
        </w:rPr>
        <w:annotationRef/>
      </w:r>
      <w:r>
        <w:rPr>
          <w:sz w:val="20"/>
          <w:szCs w:val="20"/>
        </w:rPr>
        <w:t>I'd call out how old these games are. You know how old they are, the audience doesn't</w:t>
      </w:r>
    </w:p>
  </w:comment>
  <w:comment w:id="5" w:author="Joshua van Aalst" w:date="2025-12-03T19:01:00Z" w:initials="Jv">
    <w:p w14:paraId="0CED7CEF" w14:textId="77777777" w:rsidR="00E80838" w:rsidRDefault="00E80838" w:rsidP="00E80838">
      <w:r>
        <w:rPr>
          <w:rStyle w:val="CommentReference"/>
        </w:rPr>
        <w:annotationRef/>
      </w:r>
      <w:r>
        <w:rPr>
          <w:sz w:val="20"/>
          <w:szCs w:val="20"/>
        </w:rPr>
        <w:t>As you mention the games maybe put release dates on screen so people can see how old they are.</w:t>
      </w:r>
    </w:p>
    <w:p w14:paraId="0DDEA116" w14:textId="77777777" w:rsidR="00E80838" w:rsidRDefault="00E80838" w:rsidP="00E80838"/>
    <w:p w14:paraId="7E912704" w14:textId="77777777" w:rsidR="00E80838" w:rsidRDefault="00E80838" w:rsidP="00E80838">
      <w:r>
        <w:rPr>
          <w:sz w:val="20"/>
          <w:szCs w:val="20"/>
        </w:rPr>
        <w:t>Or at the end of this section say "Come on Fallout New Vegas was released 15 years ago"</w:t>
      </w:r>
    </w:p>
  </w:comment>
  <w:comment w:id="8" w:author="Cierra Crea" w:date="2025-12-01T17:26:00Z" w:initials="CC">
    <w:p w14:paraId="2E9AAADC" w14:textId="322C59D7" w:rsidR="009F7A1C" w:rsidRDefault="00000000">
      <w:r>
        <w:annotationRef/>
      </w:r>
      <w:r w:rsidRPr="22F01C60">
        <w:t>broll of the HUD showing this</w:t>
      </w:r>
    </w:p>
  </w:comment>
  <w:comment w:id="9" w:author="Cierra Crea" w:date="2025-12-03T16:37:00Z" w:initials="CC">
    <w:p w14:paraId="7314DF6D" w14:textId="77777777" w:rsidR="00015524" w:rsidRDefault="00015524" w:rsidP="00015524">
      <w:pPr>
        <w:pStyle w:val="CommentText"/>
      </w:pPr>
      <w:r>
        <w:rPr>
          <w:rStyle w:val="CommentReference"/>
        </w:rPr>
        <w:annotationRef/>
      </w:r>
      <w:r>
        <w:t>Double check if there’s a cap in game</w:t>
      </w:r>
    </w:p>
  </w:comment>
  <w:comment w:id="10" w:author="Cierra Crea" w:date="2025-12-01T17:29:00Z" w:initials="CC">
    <w:p w14:paraId="27D5E9AF" w14:textId="634901EC" w:rsidR="009F7A1C" w:rsidRDefault="00000000">
      <w:r>
        <w:annotationRef/>
      </w:r>
      <w:r w:rsidRPr="21215EB6">
        <w:t>k/o in fortnite</w:t>
      </w:r>
    </w:p>
  </w:comment>
  <w:comment w:id="11" w:author="Cierra Crea" w:date="2025-12-03T16:38:00Z" w:initials="CC">
    <w:p w14:paraId="24FF21E6" w14:textId="77777777" w:rsidR="00015524" w:rsidRDefault="00015524" w:rsidP="00015524">
      <w:pPr>
        <w:pStyle w:val="CommentText"/>
      </w:pPr>
      <w:r>
        <w:rPr>
          <w:rStyle w:val="CommentReference"/>
        </w:rPr>
        <w:annotationRef/>
      </w:r>
      <w:r>
        <w:t>Graph of mhw at different settings maybe</w:t>
      </w:r>
    </w:p>
  </w:comment>
  <w:comment w:id="12" w:author="Joshua van Aalst" w:date="2025-12-03T14:02:00Z" w:initials="Jv">
    <w:p w14:paraId="2E280659" w14:textId="77777777" w:rsidR="00130C5C" w:rsidRDefault="00130C5C" w:rsidP="00130C5C">
      <w:r>
        <w:rPr>
          <w:rStyle w:val="CommentReference"/>
        </w:rPr>
        <w:annotationRef/>
      </w:r>
      <w:r>
        <w:rPr>
          <w:sz w:val="20"/>
          <w:szCs w:val="20"/>
        </w:rPr>
        <w:t>Is this because it is too heavy?</w:t>
      </w:r>
    </w:p>
  </w:comment>
  <w:comment w:id="13" w:author="Cierra Crea" w:date="2025-12-03T16:41:00Z" w:initials="CC">
    <w:p w14:paraId="50884E36" w14:textId="77777777" w:rsidR="00130C5C" w:rsidRDefault="00130C5C" w:rsidP="00130C5C">
      <w:pPr>
        <w:pStyle w:val="CommentText"/>
      </w:pPr>
      <w:r>
        <w:rPr>
          <w:rStyle w:val="CommentReference"/>
        </w:rPr>
        <w:annotationRef/>
      </w:r>
      <w:r>
        <w:t>Hard to explain, it just happens. It’s like the angle more than the weight</w:t>
      </w:r>
    </w:p>
  </w:comment>
  <w:comment w:id="14" w:author="Joshua van Aalst" w:date="2025-12-03T14:02:00Z" w:initials="Jv">
    <w:p w14:paraId="0941222A" w14:textId="09A3632F" w:rsidR="00B819F0" w:rsidRDefault="00B819F0" w:rsidP="00B819F0">
      <w:r>
        <w:rPr>
          <w:rStyle w:val="CommentReference"/>
        </w:rPr>
        <w:annotationRef/>
      </w:r>
      <w:r>
        <w:rPr>
          <w:sz w:val="20"/>
          <w:szCs w:val="20"/>
        </w:rPr>
        <w:t>What is a deadzone</w:t>
      </w:r>
    </w:p>
  </w:comment>
  <w:comment w:id="15" w:author="Joshua van Aalst" w:date="2025-12-03T14:04:00Z" w:initials="Jv">
    <w:p w14:paraId="04FA7BA0" w14:textId="77777777" w:rsidR="00B819F0" w:rsidRDefault="00B819F0" w:rsidP="00B819F0">
      <w:r>
        <w:rPr>
          <w:rStyle w:val="CommentReference"/>
        </w:rPr>
        <w:annotationRef/>
      </w:r>
      <w:r>
        <w:rPr>
          <w:sz w:val="20"/>
          <w:szCs w:val="20"/>
        </w:rPr>
        <w:t>Who has smaller hands</w:t>
      </w:r>
    </w:p>
  </w:comment>
  <w:comment w:id="16" w:author="Joshua van Aalst" w:date="2025-12-03T19:12:00Z" w:initials="Jv">
    <w:p w14:paraId="01F00B5A" w14:textId="77777777" w:rsidR="007E4323" w:rsidRDefault="007E4323" w:rsidP="007E4323">
      <w:r>
        <w:rPr>
          <w:rStyle w:val="CommentReference"/>
        </w:rPr>
        <w:annotationRef/>
      </w:r>
      <w:r>
        <w:rPr>
          <w:sz w:val="20"/>
          <w:szCs w:val="20"/>
        </w:rPr>
        <w:t>I think ergonomics work better here as "feel" would include the heat you feel too</w:t>
      </w:r>
    </w:p>
  </w:comment>
  <w:comment w:id="17" w:author="Joshua van Aalst" w:date="2025-12-03T14:05:00Z" w:initials="Jv">
    <w:p w14:paraId="71F65FB6" w14:textId="192854B2" w:rsidR="00B819F0" w:rsidRDefault="00B819F0" w:rsidP="00B819F0">
      <w:r>
        <w:rPr>
          <w:rStyle w:val="CommentReference"/>
        </w:rPr>
        <w:annotationRef/>
      </w:r>
      <w:r>
        <w:rPr>
          <w:sz w:val="20"/>
          <w:szCs w:val="20"/>
        </w:rPr>
        <w:t>See sometimes we are comparing to steam deck wihtin the video. Othertimes we are comparing it in the paragrpah up front.</w:t>
      </w:r>
    </w:p>
  </w:comment>
  <w:comment w:id="18" w:author="Cierra Crea" w:date="2025-12-03T16:48:00Z" w:initials="CC">
    <w:p w14:paraId="3231286A" w14:textId="77777777" w:rsidR="008E2FFF" w:rsidRDefault="008E2FFF" w:rsidP="008E2FFF">
      <w:pPr>
        <w:pStyle w:val="CommentText"/>
      </w:pPr>
      <w:r>
        <w:rPr>
          <w:rStyle w:val="CommentReference"/>
        </w:rPr>
        <w:annotationRef/>
      </w:r>
      <w:r>
        <w:t>This comment didn’t make sense to us. We are hoping that giving a comparison point will help people understand how quiet it is. Do you have an alternate suggestion?</w:t>
      </w:r>
    </w:p>
  </w:comment>
  <w:comment w:id="19" w:author="Joshua van Aalst" w:date="2025-12-03T14:06:00Z" w:initials="Jv">
    <w:p w14:paraId="2348562F" w14:textId="77777777" w:rsidR="00E94197" w:rsidRDefault="00E94197" w:rsidP="00E94197">
      <w:r>
        <w:rPr>
          <w:rStyle w:val="CommentReference"/>
        </w:rPr>
        <w:annotationRef/>
      </w:r>
      <w:r>
        <w:rPr>
          <w:sz w:val="20"/>
          <w:szCs w:val="20"/>
        </w:rPr>
        <w:t>At a high enough FPS</w:t>
      </w:r>
    </w:p>
  </w:comment>
  <w:comment w:id="20" w:author="Joshua van Aalst" w:date="2025-12-03T14:07:00Z" w:initials="Jv">
    <w:p w14:paraId="77650A9E" w14:textId="77777777" w:rsidR="00E94197" w:rsidRDefault="00E94197" w:rsidP="00E94197">
      <w:r>
        <w:rPr>
          <w:rStyle w:val="CommentReference"/>
        </w:rPr>
        <w:annotationRef/>
      </w:r>
      <w:r>
        <w:rPr>
          <w:sz w:val="20"/>
          <w:szCs w:val="20"/>
        </w:rPr>
        <w:t>This is excellent. Maybe a setences after. Realistically it on' works well on a custom interface thats designed for touch for a display this small.</w:t>
      </w:r>
    </w:p>
  </w:comment>
  <w:comment w:id="21" w:author="Joshua van Aalst" w:date="2025-12-03T19:14:00Z" w:initials="Jv">
    <w:p w14:paraId="1660A6F1" w14:textId="77777777" w:rsidR="007A73EA" w:rsidRDefault="007A73EA" w:rsidP="007A73EA">
      <w:r>
        <w:rPr>
          <w:rStyle w:val="CommentReference"/>
        </w:rPr>
        <w:annotationRef/>
      </w:r>
      <w:r>
        <w:rPr>
          <w:sz w:val="20"/>
          <w:szCs w:val="20"/>
        </w:rPr>
        <w:t>Is it Windows or is it Asus software on Windows?</w:t>
      </w:r>
    </w:p>
  </w:comment>
  <w:comment w:id="22" w:author="Joshua van Aalst" w:date="2025-12-03T19:16:00Z" w:initials="Jv">
    <w:p w14:paraId="7DAA2775" w14:textId="77777777" w:rsidR="007A73EA" w:rsidRDefault="007A73EA" w:rsidP="007A73EA">
      <w:r>
        <w:rPr>
          <w:rStyle w:val="CommentReference"/>
        </w:rPr>
        <w:annotationRef/>
      </w:r>
      <w:r>
        <w:rPr>
          <w:sz w:val="20"/>
          <w:szCs w:val="20"/>
        </w:rPr>
        <w:t>Why would we expect the opposite?</w:t>
      </w:r>
    </w:p>
  </w:comment>
  <w:comment w:id="23" w:author="Cierra Crea" w:date="2025-12-04T09:02:00Z" w:initials="CC">
    <w:p w14:paraId="6464E35B" w14:textId="77777777" w:rsidR="00130C5C" w:rsidRDefault="00130C5C" w:rsidP="00130C5C">
      <w:pPr>
        <w:pStyle w:val="CommentText"/>
      </w:pPr>
      <w:r>
        <w:rPr>
          <w:rStyle w:val="CommentReference"/>
        </w:rPr>
        <w:annotationRef/>
      </w:r>
      <w:r>
        <w:t>Because xbox is the main interface so we would expect it to work better.</w:t>
      </w:r>
    </w:p>
  </w:comment>
  <w:comment w:id="24" w:author="Joshua van Aalst" w:date="2025-12-03T19:21:00Z" w:initials="Jv">
    <w:p w14:paraId="47FF777D" w14:textId="71C32E55" w:rsidR="007A73EA" w:rsidRDefault="007A73EA" w:rsidP="007A73EA">
      <w:r>
        <w:rPr>
          <w:rStyle w:val="CommentReference"/>
        </w:rPr>
        <w:annotationRef/>
      </w:r>
      <w:r>
        <w:rPr>
          <w:sz w:val="20"/>
          <w:szCs w:val="20"/>
        </w:rPr>
        <w:t xml:space="preserve">It does NOT sound "perfect" at all. Would you say "acceptable" or an "ok" device. </w:t>
      </w:r>
    </w:p>
    <w:p w14:paraId="2E97C6BC" w14:textId="77777777" w:rsidR="007A73EA" w:rsidRDefault="007A73EA" w:rsidP="007A73EA"/>
    <w:p w14:paraId="5CC03172" w14:textId="77777777" w:rsidR="007A73EA" w:rsidRDefault="007A73EA" w:rsidP="007A73EA">
      <w:r>
        <w:rPr>
          <w:sz w:val="20"/>
          <w:szCs w:val="20"/>
        </w:rPr>
        <w:t>Also you haven't talked battery life. We must mention how long it lasts while gaming. Thats a key thing of these hand helds.</w:t>
      </w:r>
    </w:p>
  </w:comment>
  <w:comment w:id="25" w:author="Joshua van Aalst" w:date="2025-12-03T19:25:00Z" w:initials="Jv">
    <w:p w14:paraId="376B034C" w14:textId="77777777" w:rsidR="00C10545" w:rsidRDefault="00C10545" w:rsidP="00C10545">
      <w:r>
        <w:rPr>
          <w:rStyle w:val="CommentReference"/>
        </w:rPr>
        <w:annotationRef/>
      </w:r>
      <w:r>
        <w:rPr>
          <w:sz w:val="20"/>
          <w:szCs w:val="20"/>
        </w:rPr>
        <w:t>Very good to include :)</w:t>
      </w:r>
    </w:p>
  </w:comment>
  <w:comment w:id="26" w:author="Joshua van Aalst" w:date="2025-12-03T19:26:00Z" w:initials="Jv">
    <w:p w14:paraId="4822A4FB" w14:textId="77777777" w:rsidR="00C10545" w:rsidRDefault="00C10545" w:rsidP="00C10545">
      <w:r>
        <w:rPr>
          <w:rStyle w:val="CommentReference"/>
        </w:rPr>
        <w:annotationRef/>
      </w:r>
      <w:r>
        <w:rPr>
          <w:sz w:val="20"/>
          <w:szCs w:val="20"/>
        </w:rPr>
        <w:t>Why is this important for someone to know. I'm not saying it isn't. It just sounds a little out of place</w:t>
      </w:r>
    </w:p>
  </w:comment>
  <w:comment w:id="27" w:author="Joshua van Aalst" w:date="2025-12-03T13:49:00Z" w:initials="Jv">
    <w:p w14:paraId="51D4014E" w14:textId="60A4DC68" w:rsidR="00190230" w:rsidRDefault="00190230" w:rsidP="00190230">
      <w:r>
        <w:rPr>
          <w:rStyle w:val="CommentReference"/>
        </w:rPr>
        <w:annotationRef/>
      </w:r>
      <w:r>
        <w:rPr>
          <w:sz w:val="20"/>
          <w:szCs w:val="20"/>
        </w:rPr>
        <w:t>I'd always start with what the Ally offers first as thats the subject of the video. Then wha tthe Steam deck offers.</w:t>
      </w:r>
    </w:p>
    <w:p w14:paraId="4D42FB2E" w14:textId="77777777" w:rsidR="00190230" w:rsidRDefault="00190230" w:rsidP="00190230"/>
    <w:p w14:paraId="1DAAF87E" w14:textId="77777777" w:rsidR="00190230" w:rsidRDefault="00190230" w:rsidP="00190230">
      <w:r>
        <w:rPr>
          <w:sz w:val="20"/>
          <w:szCs w:val="20"/>
        </w:rPr>
        <w:t>Also i don't. believe we are calling out the size of the Ally's screen</w:t>
      </w:r>
    </w:p>
  </w:comment>
  <w:comment w:id="28" w:author="Joshua van Aalst" w:date="2025-12-03T19:24:00Z" w:initials="Jv">
    <w:p w14:paraId="7C291442" w14:textId="77777777" w:rsidR="006D3C5D" w:rsidRDefault="006D3C5D" w:rsidP="006D3C5D">
      <w:r>
        <w:rPr>
          <w:rStyle w:val="CommentReference"/>
        </w:rPr>
        <w:annotationRef/>
      </w:r>
      <w:r>
        <w:rPr>
          <w:sz w:val="20"/>
          <w:szCs w:val="20"/>
        </w:rPr>
        <w:t>Assuming their hardware is the same</w:t>
      </w:r>
    </w:p>
  </w:comment>
  <w:comment w:id="29" w:author="Cierra Crea" w:date="2025-12-04T09:04:00Z" w:initials="CC">
    <w:p w14:paraId="47829181" w14:textId="77777777" w:rsidR="00C10545" w:rsidRDefault="00C10545" w:rsidP="00C10545">
      <w:pPr>
        <w:pStyle w:val="CommentText"/>
      </w:pPr>
      <w:r>
        <w:rPr>
          <w:rStyle w:val="CommentReference"/>
        </w:rPr>
        <w:annotationRef/>
      </w:r>
      <w:r>
        <w:t>We’ve already stated that the chips are very similar</w:t>
      </w:r>
    </w:p>
  </w:comment>
  <w:comment w:id="30" w:author="Joshua van Aalst" w:date="2025-12-03T13:53:00Z" w:initials="Jv">
    <w:p w14:paraId="430BB903" w14:textId="1966D5B5" w:rsidR="00190230" w:rsidRDefault="00190230" w:rsidP="00190230">
      <w:r>
        <w:rPr>
          <w:rStyle w:val="CommentReference"/>
        </w:rPr>
        <w:annotationRef/>
      </w:r>
      <w:r>
        <w:rPr>
          <w:sz w:val="20"/>
          <w:szCs w:val="20"/>
        </w:rPr>
        <w:t>Interesting, can you call out verbally what you are testing and how much higher?</w:t>
      </w:r>
    </w:p>
  </w:comment>
  <w:comment w:id="31" w:author="Joshua van Aalst" w:date="2025-12-03T19:29:00Z" w:initials="Jv">
    <w:p w14:paraId="5EEB4F7E" w14:textId="77777777" w:rsidR="00EC392F" w:rsidRDefault="00EC392F" w:rsidP="00EC392F">
      <w:r>
        <w:rPr>
          <w:rStyle w:val="CommentReference"/>
        </w:rPr>
        <w:annotationRef/>
      </w:r>
      <w:r>
        <w:rPr>
          <w:sz w:val="20"/>
          <w:szCs w:val="20"/>
        </w:rPr>
        <w:t>Cierra your section is switching from cons to pros. Performance is a con, Battery life is a pro, sound is a pro, usability is a con. Why don't you do the 2 pros first then the 2 cons to end with?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FB17D28" w15:done="1"/>
  <w15:commentEx w15:paraId="440B7FAA" w15:paraIdParent="1FB17D28" w15:done="1"/>
  <w15:commentEx w15:paraId="1421C5A0" w15:done="1"/>
  <w15:commentEx w15:paraId="0F6C9EA6" w15:done="1"/>
  <w15:commentEx w15:paraId="36F62018" w15:done="0"/>
  <w15:commentEx w15:paraId="66C1329F" w15:done="1"/>
  <w15:commentEx w15:paraId="7E912704" w15:done="0"/>
  <w15:commentEx w15:paraId="2E9AAADC" w15:done="0"/>
  <w15:commentEx w15:paraId="7314DF6D" w15:done="0"/>
  <w15:commentEx w15:paraId="27D5E9AF" w15:done="0"/>
  <w15:commentEx w15:paraId="24FF21E6" w15:done="0"/>
  <w15:commentEx w15:paraId="2E280659" w15:done="0"/>
  <w15:commentEx w15:paraId="50884E36" w15:paraIdParent="2E280659" w15:done="0"/>
  <w15:commentEx w15:paraId="0941222A" w15:done="1"/>
  <w15:commentEx w15:paraId="04FA7BA0" w15:done="1"/>
  <w15:commentEx w15:paraId="01F00B5A" w15:done="1"/>
  <w15:commentEx w15:paraId="71F65FB6" w15:done="0"/>
  <w15:commentEx w15:paraId="3231286A" w15:paraIdParent="71F65FB6" w15:done="0"/>
  <w15:commentEx w15:paraId="2348562F" w15:done="1"/>
  <w15:commentEx w15:paraId="77650A9E" w15:done="1"/>
  <w15:commentEx w15:paraId="1660A6F1" w15:done="0"/>
  <w15:commentEx w15:paraId="7DAA2775" w15:done="0"/>
  <w15:commentEx w15:paraId="6464E35B" w15:paraIdParent="7DAA2775" w15:done="0"/>
  <w15:commentEx w15:paraId="5CC03172" w15:done="0"/>
  <w15:commentEx w15:paraId="376B034C" w15:done="0"/>
  <w15:commentEx w15:paraId="4822A4FB" w15:done="0"/>
  <w15:commentEx w15:paraId="1DAAF87E" w15:done="1"/>
  <w15:commentEx w15:paraId="7C291442" w15:done="0"/>
  <w15:commentEx w15:paraId="47829181" w15:paraIdParent="7C291442" w15:done="0"/>
  <w15:commentEx w15:paraId="430BB903" w15:done="1"/>
  <w15:commentEx w15:paraId="5EEB4F7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626D60F" w16cex:dateUtc="2025-12-03T21:09:00Z"/>
  <w16cex:commentExtensible w16cex:durableId="765BC979" w16cex:dateUtc="2025-12-03T21:09:00Z"/>
  <w16cex:commentExtensible w16cex:durableId="441484D9" w16cex:dateUtc="2025-12-03T20:38:00Z"/>
  <w16cex:commentExtensible w16cex:durableId="652242BF" w16cex:dateUtc="2025-12-03T20:46:00Z"/>
  <w16cex:commentExtensible w16cex:durableId="6F776E67" w16cex:dateUtc="2025-12-03T20:55:00Z"/>
  <w16cex:commentExtensible w16cex:durableId="2F1114BF" w16cex:dateUtc="2025-12-03T20:54:00Z"/>
  <w16cex:commentExtensible w16cex:durableId="4B0A46F2" w16cex:dateUtc="2025-12-04T02:01:00Z"/>
  <w16cex:commentExtensible w16cex:durableId="23DF54C6" w16cex:dateUtc="2025-12-02T00:26:00Z"/>
  <w16cex:commentExtensible w16cex:durableId="4DC2A421" w16cex:dateUtc="2025-12-03T23:37:00Z"/>
  <w16cex:commentExtensible w16cex:durableId="5DF4D535" w16cex:dateUtc="2025-12-02T00:29:00Z"/>
  <w16cex:commentExtensible w16cex:durableId="709853ED" w16cex:dateUtc="2025-12-03T23:38:00Z"/>
  <w16cex:commentExtensible w16cex:durableId="44BC12A3" w16cex:dateUtc="2025-12-03T21:02:00Z"/>
  <w16cex:commentExtensible w16cex:durableId="7FF2FC33" w16cex:dateUtc="2025-12-03T23:41:00Z"/>
  <w16cex:commentExtensible w16cex:durableId="142C994B" w16cex:dateUtc="2025-12-03T21:02:00Z"/>
  <w16cex:commentExtensible w16cex:durableId="47B2181D" w16cex:dateUtc="2025-12-03T21:04:00Z"/>
  <w16cex:commentExtensible w16cex:durableId="09F4C4B0" w16cex:dateUtc="2025-12-04T02:12:00Z"/>
  <w16cex:commentExtensible w16cex:durableId="217D309A" w16cex:dateUtc="2025-12-03T21:05:00Z"/>
  <w16cex:commentExtensible w16cex:durableId="29345371" w16cex:dateUtc="2025-12-03T23:48:00Z"/>
  <w16cex:commentExtensible w16cex:durableId="3E939CCF" w16cex:dateUtc="2025-12-03T21:06:00Z"/>
  <w16cex:commentExtensible w16cex:durableId="67AB3680" w16cex:dateUtc="2025-12-03T21:07:00Z"/>
  <w16cex:commentExtensible w16cex:durableId="367BB0DA" w16cex:dateUtc="2025-12-04T02:14:00Z"/>
  <w16cex:commentExtensible w16cex:durableId="7EC8A824" w16cex:dateUtc="2025-12-04T02:16:00Z"/>
  <w16cex:commentExtensible w16cex:durableId="3069821C" w16cex:dateUtc="2025-12-04T16:02:00Z"/>
  <w16cex:commentExtensible w16cex:durableId="6261A3DC" w16cex:dateUtc="2025-12-04T02:21:00Z"/>
  <w16cex:commentExtensible w16cex:durableId="50BCB7D7" w16cex:dateUtc="2025-12-04T02:25:00Z"/>
  <w16cex:commentExtensible w16cex:durableId="072FDB48" w16cex:dateUtc="2025-12-04T02:26:00Z"/>
  <w16cex:commentExtensible w16cex:durableId="7206E4C6" w16cex:dateUtc="2025-12-03T20:49:00Z"/>
  <w16cex:commentExtensible w16cex:durableId="49EA4830" w16cex:dateUtc="2025-12-04T02:24:00Z"/>
  <w16cex:commentExtensible w16cex:durableId="446E49C7" w16cex:dateUtc="2025-12-04T16:04:00Z"/>
  <w16cex:commentExtensible w16cex:durableId="7CE184D1" w16cex:dateUtc="2025-12-03T20:53:00Z"/>
  <w16cex:commentExtensible w16cex:durableId="14CE187D" w16cex:dateUtc="2025-12-04T02: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FB17D28" w16cid:durableId="4626D60F"/>
  <w16cid:commentId w16cid:paraId="440B7FAA" w16cid:durableId="765BC979"/>
  <w16cid:commentId w16cid:paraId="1421C5A0" w16cid:durableId="441484D9"/>
  <w16cid:commentId w16cid:paraId="0F6C9EA6" w16cid:durableId="652242BF"/>
  <w16cid:commentId w16cid:paraId="36F62018" w16cid:durableId="6F776E67"/>
  <w16cid:commentId w16cid:paraId="66C1329F" w16cid:durableId="2F1114BF"/>
  <w16cid:commentId w16cid:paraId="7E912704" w16cid:durableId="4B0A46F2"/>
  <w16cid:commentId w16cid:paraId="2E9AAADC" w16cid:durableId="23DF54C6"/>
  <w16cid:commentId w16cid:paraId="7314DF6D" w16cid:durableId="4DC2A421"/>
  <w16cid:commentId w16cid:paraId="27D5E9AF" w16cid:durableId="5DF4D535"/>
  <w16cid:commentId w16cid:paraId="24FF21E6" w16cid:durableId="709853ED"/>
  <w16cid:commentId w16cid:paraId="2E280659" w16cid:durableId="44BC12A3"/>
  <w16cid:commentId w16cid:paraId="50884E36" w16cid:durableId="7FF2FC33"/>
  <w16cid:commentId w16cid:paraId="0941222A" w16cid:durableId="142C994B"/>
  <w16cid:commentId w16cid:paraId="04FA7BA0" w16cid:durableId="47B2181D"/>
  <w16cid:commentId w16cid:paraId="01F00B5A" w16cid:durableId="09F4C4B0"/>
  <w16cid:commentId w16cid:paraId="71F65FB6" w16cid:durableId="217D309A"/>
  <w16cid:commentId w16cid:paraId="3231286A" w16cid:durableId="29345371"/>
  <w16cid:commentId w16cid:paraId="2348562F" w16cid:durableId="3E939CCF"/>
  <w16cid:commentId w16cid:paraId="77650A9E" w16cid:durableId="67AB3680"/>
  <w16cid:commentId w16cid:paraId="1660A6F1" w16cid:durableId="367BB0DA"/>
  <w16cid:commentId w16cid:paraId="7DAA2775" w16cid:durableId="7EC8A824"/>
  <w16cid:commentId w16cid:paraId="6464E35B" w16cid:durableId="3069821C"/>
  <w16cid:commentId w16cid:paraId="5CC03172" w16cid:durableId="6261A3DC"/>
  <w16cid:commentId w16cid:paraId="376B034C" w16cid:durableId="50BCB7D7"/>
  <w16cid:commentId w16cid:paraId="4822A4FB" w16cid:durableId="072FDB48"/>
  <w16cid:commentId w16cid:paraId="1DAAF87E" w16cid:durableId="7206E4C6"/>
  <w16cid:commentId w16cid:paraId="7C291442" w16cid:durableId="49EA4830"/>
  <w16cid:commentId w16cid:paraId="47829181" w16cid:durableId="446E49C7"/>
  <w16cid:commentId w16cid:paraId="430BB903" w16cid:durableId="7CE184D1"/>
  <w16cid:commentId w16cid:paraId="5EEB4F7E" w16cid:durableId="14CE187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fX6xerfy+nNuS5" int2:id="i0ErwGKL">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137739"/>
    <w:multiLevelType w:val="hybridMultilevel"/>
    <w:tmpl w:val="7A9C3C4C"/>
    <w:lvl w:ilvl="0" w:tplc="255EF2F0">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6198649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shua van Aalst">
    <w15:presenceInfo w15:providerId="Windows Live" w15:userId="d3d629c5f3871e4a"/>
  </w15:person>
  <w15:person w15:author="Cierra Crea">
    <w15:presenceInfo w15:providerId="Windows Live" w15:userId="080df51c55ba06e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398EDD1"/>
    <w:rsid w:val="00015524"/>
    <w:rsid w:val="00130C5C"/>
    <w:rsid w:val="00190230"/>
    <w:rsid w:val="00215309"/>
    <w:rsid w:val="0023131B"/>
    <w:rsid w:val="00281006"/>
    <w:rsid w:val="002D1288"/>
    <w:rsid w:val="002D330A"/>
    <w:rsid w:val="00312B45"/>
    <w:rsid w:val="003E23BD"/>
    <w:rsid w:val="005B1FA7"/>
    <w:rsid w:val="006B7FB5"/>
    <w:rsid w:val="006D3C5D"/>
    <w:rsid w:val="0078774B"/>
    <w:rsid w:val="007918EB"/>
    <w:rsid w:val="007A73EA"/>
    <w:rsid w:val="007E4323"/>
    <w:rsid w:val="007E6962"/>
    <w:rsid w:val="00872A2C"/>
    <w:rsid w:val="008A5026"/>
    <w:rsid w:val="008C08F5"/>
    <w:rsid w:val="008E2FFF"/>
    <w:rsid w:val="009F7A1C"/>
    <w:rsid w:val="00A04015"/>
    <w:rsid w:val="00B00B03"/>
    <w:rsid w:val="00B819F0"/>
    <w:rsid w:val="00B96BE4"/>
    <w:rsid w:val="00C10545"/>
    <w:rsid w:val="00D196B2"/>
    <w:rsid w:val="00D774D7"/>
    <w:rsid w:val="00E7376B"/>
    <w:rsid w:val="00E80838"/>
    <w:rsid w:val="00E94197"/>
    <w:rsid w:val="00EC392F"/>
    <w:rsid w:val="00FB2D97"/>
    <w:rsid w:val="00FF314B"/>
    <w:rsid w:val="01324381"/>
    <w:rsid w:val="01BD6D46"/>
    <w:rsid w:val="0216F729"/>
    <w:rsid w:val="027A89CA"/>
    <w:rsid w:val="02EF7DAF"/>
    <w:rsid w:val="030A00C6"/>
    <w:rsid w:val="03225203"/>
    <w:rsid w:val="03CC9A01"/>
    <w:rsid w:val="03D85C08"/>
    <w:rsid w:val="0440C508"/>
    <w:rsid w:val="044641BF"/>
    <w:rsid w:val="0451D0E5"/>
    <w:rsid w:val="0491494C"/>
    <w:rsid w:val="04AF592B"/>
    <w:rsid w:val="075F6E4A"/>
    <w:rsid w:val="08D53B3B"/>
    <w:rsid w:val="08DAC968"/>
    <w:rsid w:val="097435B1"/>
    <w:rsid w:val="098BC71E"/>
    <w:rsid w:val="09CA7FC4"/>
    <w:rsid w:val="09E3E4EE"/>
    <w:rsid w:val="0B307168"/>
    <w:rsid w:val="0B63A266"/>
    <w:rsid w:val="0BA1588B"/>
    <w:rsid w:val="0BDA3672"/>
    <w:rsid w:val="0C895819"/>
    <w:rsid w:val="0CE3DDC5"/>
    <w:rsid w:val="0D450BF9"/>
    <w:rsid w:val="0DD6E754"/>
    <w:rsid w:val="0DDF7F3A"/>
    <w:rsid w:val="0E522038"/>
    <w:rsid w:val="0E95A0F8"/>
    <w:rsid w:val="0EDF16C2"/>
    <w:rsid w:val="11CC5CB6"/>
    <w:rsid w:val="11F98765"/>
    <w:rsid w:val="132C4584"/>
    <w:rsid w:val="134A1806"/>
    <w:rsid w:val="140D8ADF"/>
    <w:rsid w:val="1415AC85"/>
    <w:rsid w:val="143100C1"/>
    <w:rsid w:val="1436A8A2"/>
    <w:rsid w:val="144A130A"/>
    <w:rsid w:val="14E4E433"/>
    <w:rsid w:val="153AEB43"/>
    <w:rsid w:val="15ADC0D3"/>
    <w:rsid w:val="16445F3D"/>
    <w:rsid w:val="1665B987"/>
    <w:rsid w:val="16CE4BAE"/>
    <w:rsid w:val="16D9A9DD"/>
    <w:rsid w:val="1709245B"/>
    <w:rsid w:val="179FCF2C"/>
    <w:rsid w:val="18057983"/>
    <w:rsid w:val="189843C8"/>
    <w:rsid w:val="1A265FCE"/>
    <w:rsid w:val="1B264905"/>
    <w:rsid w:val="1B2EA364"/>
    <w:rsid w:val="1BE2CF2C"/>
    <w:rsid w:val="1C283F44"/>
    <w:rsid w:val="1C46E4F3"/>
    <w:rsid w:val="1C643079"/>
    <w:rsid w:val="1DB73D17"/>
    <w:rsid w:val="1E4D7C01"/>
    <w:rsid w:val="1EA67666"/>
    <w:rsid w:val="1EDE8710"/>
    <w:rsid w:val="1F08C936"/>
    <w:rsid w:val="1F643925"/>
    <w:rsid w:val="207A66C8"/>
    <w:rsid w:val="20ACAA98"/>
    <w:rsid w:val="20B564EA"/>
    <w:rsid w:val="20FFA817"/>
    <w:rsid w:val="220431B6"/>
    <w:rsid w:val="2258C034"/>
    <w:rsid w:val="227415B8"/>
    <w:rsid w:val="235C60D4"/>
    <w:rsid w:val="2379BBD5"/>
    <w:rsid w:val="23B6AA6A"/>
    <w:rsid w:val="23F071EA"/>
    <w:rsid w:val="241BE46A"/>
    <w:rsid w:val="24784DBA"/>
    <w:rsid w:val="25193E44"/>
    <w:rsid w:val="25379CCF"/>
    <w:rsid w:val="25A6DFA0"/>
    <w:rsid w:val="25F25CBC"/>
    <w:rsid w:val="2637A909"/>
    <w:rsid w:val="264B2ABF"/>
    <w:rsid w:val="26C6C431"/>
    <w:rsid w:val="26E1EFCF"/>
    <w:rsid w:val="27890494"/>
    <w:rsid w:val="2819990F"/>
    <w:rsid w:val="283E39B8"/>
    <w:rsid w:val="28A39D76"/>
    <w:rsid w:val="28ABDD81"/>
    <w:rsid w:val="28C31AEE"/>
    <w:rsid w:val="28E1152A"/>
    <w:rsid w:val="28F3BDA9"/>
    <w:rsid w:val="29A413A8"/>
    <w:rsid w:val="2A5FF7BA"/>
    <w:rsid w:val="2A932055"/>
    <w:rsid w:val="2B60845E"/>
    <w:rsid w:val="2B7898BA"/>
    <w:rsid w:val="2CEF1FC4"/>
    <w:rsid w:val="2D267DCE"/>
    <w:rsid w:val="2DE7CAD6"/>
    <w:rsid w:val="2E2E09B6"/>
    <w:rsid w:val="2E7C2ADA"/>
    <w:rsid w:val="2F8F4306"/>
    <w:rsid w:val="2F8FA5D6"/>
    <w:rsid w:val="303DCE75"/>
    <w:rsid w:val="30757E08"/>
    <w:rsid w:val="30864B9F"/>
    <w:rsid w:val="31E54CF3"/>
    <w:rsid w:val="32521626"/>
    <w:rsid w:val="326F253E"/>
    <w:rsid w:val="32BF8B46"/>
    <w:rsid w:val="32D4F278"/>
    <w:rsid w:val="32EE650A"/>
    <w:rsid w:val="32FA3C12"/>
    <w:rsid w:val="33105D71"/>
    <w:rsid w:val="33249E85"/>
    <w:rsid w:val="344B5960"/>
    <w:rsid w:val="34A7B62D"/>
    <w:rsid w:val="34CBFEF2"/>
    <w:rsid w:val="34D148EF"/>
    <w:rsid w:val="35528F39"/>
    <w:rsid w:val="35E90AE1"/>
    <w:rsid w:val="35EC093C"/>
    <w:rsid w:val="36ACF717"/>
    <w:rsid w:val="3745C7C8"/>
    <w:rsid w:val="3766F142"/>
    <w:rsid w:val="37C71AB8"/>
    <w:rsid w:val="3A5412F7"/>
    <w:rsid w:val="3A790AC6"/>
    <w:rsid w:val="3AA29F63"/>
    <w:rsid w:val="3AF353A0"/>
    <w:rsid w:val="3B7D0763"/>
    <w:rsid w:val="3BC381AA"/>
    <w:rsid w:val="3BE93192"/>
    <w:rsid w:val="3BFC6010"/>
    <w:rsid w:val="3C189A52"/>
    <w:rsid w:val="3C321A85"/>
    <w:rsid w:val="3CF09ABB"/>
    <w:rsid w:val="3CF1E770"/>
    <w:rsid w:val="3D6CF54E"/>
    <w:rsid w:val="3DA3C590"/>
    <w:rsid w:val="3DB1C3FF"/>
    <w:rsid w:val="3E0E42A4"/>
    <w:rsid w:val="3E298207"/>
    <w:rsid w:val="3E987593"/>
    <w:rsid w:val="3F91C033"/>
    <w:rsid w:val="400EB822"/>
    <w:rsid w:val="400FC673"/>
    <w:rsid w:val="40232201"/>
    <w:rsid w:val="40BF60BD"/>
    <w:rsid w:val="4128BBA3"/>
    <w:rsid w:val="42167F81"/>
    <w:rsid w:val="42299F12"/>
    <w:rsid w:val="422BB01D"/>
    <w:rsid w:val="4259D198"/>
    <w:rsid w:val="427D5572"/>
    <w:rsid w:val="429454C9"/>
    <w:rsid w:val="42F706FC"/>
    <w:rsid w:val="43443009"/>
    <w:rsid w:val="4398EDD1"/>
    <w:rsid w:val="44A2EB09"/>
    <w:rsid w:val="4562EB09"/>
    <w:rsid w:val="460C08EE"/>
    <w:rsid w:val="4642B7B2"/>
    <w:rsid w:val="46733F76"/>
    <w:rsid w:val="46B57D6E"/>
    <w:rsid w:val="46BF05CD"/>
    <w:rsid w:val="46BF7527"/>
    <w:rsid w:val="474EC16E"/>
    <w:rsid w:val="484BFE8E"/>
    <w:rsid w:val="4903A0C5"/>
    <w:rsid w:val="4954DA3C"/>
    <w:rsid w:val="49A1DC51"/>
    <w:rsid w:val="4AF79B3C"/>
    <w:rsid w:val="4B3568AD"/>
    <w:rsid w:val="4B9F6865"/>
    <w:rsid w:val="4C1C8B97"/>
    <w:rsid w:val="4C41F50A"/>
    <w:rsid w:val="4C9D0E25"/>
    <w:rsid w:val="4CAF58B6"/>
    <w:rsid w:val="4CEA3F04"/>
    <w:rsid w:val="4CFDA02B"/>
    <w:rsid w:val="4DDFE3D4"/>
    <w:rsid w:val="4E3E5A21"/>
    <w:rsid w:val="4E429180"/>
    <w:rsid w:val="4E4334C8"/>
    <w:rsid w:val="4EB94C5D"/>
    <w:rsid w:val="4ECAAFC5"/>
    <w:rsid w:val="4F16D58D"/>
    <w:rsid w:val="4F371264"/>
    <w:rsid w:val="501CEAEF"/>
    <w:rsid w:val="509A5D21"/>
    <w:rsid w:val="511483F4"/>
    <w:rsid w:val="511B19B3"/>
    <w:rsid w:val="51C56A24"/>
    <w:rsid w:val="51D935C7"/>
    <w:rsid w:val="5237DC5A"/>
    <w:rsid w:val="527335CE"/>
    <w:rsid w:val="527CDD51"/>
    <w:rsid w:val="52C66F8C"/>
    <w:rsid w:val="52E78575"/>
    <w:rsid w:val="53032F90"/>
    <w:rsid w:val="5323D9E9"/>
    <w:rsid w:val="551A3507"/>
    <w:rsid w:val="55952530"/>
    <w:rsid w:val="5602E29A"/>
    <w:rsid w:val="564EBA64"/>
    <w:rsid w:val="5679D42F"/>
    <w:rsid w:val="5690AC6B"/>
    <w:rsid w:val="57E9EC76"/>
    <w:rsid w:val="580A5849"/>
    <w:rsid w:val="585DF363"/>
    <w:rsid w:val="58D69EC0"/>
    <w:rsid w:val="59004CA3"/>
    <w:rsid w:val="59924816"/>
    <w:rsid w:val="59DFE610"/>
    <w:rsid w:val="59E9D794"/>
    <w:rsid w:val="5A8CB7AF"/>
    <w:rsid w:val="5B0633F6"/>
    <w:rsid w:val="5C85FF18"/>
    <w:rsid w:val="5CED70E5"/>
    <w:rsid w:val="5D02E656"/>
    <w:rsid w:val="5D469BCB"/>
    <w:rsid w:val="5DE83C1C"/>
    <w:rsid w:val="5F0A184C"/>
    <w:rsid w:val="5F429A52"/>
    <w:rsid w:val="5F8ADA2E"/>
    <w:rsid w:val="5FE269AA"/>
    <w:rsid w:val="61329DD7"/>
    <w:rsid w:val="617DC18B"/>
    <w:rsid w:val="61D261C8"/>
    <w:rsid w:val="61F89AA3"/>
    <w:rsid w:val="6275BEA7"/>
    <w:rsid w:val="627BBC01"/>
    <w:rsid w:val="62BDD97E"/>
    <w:rsid w:val="63880EA9"/>
    <w:rsid w:val="63B3550A"/>
    <w:rsid w:val="63FF6930"/>
    <w:rsid w:val="641C178C"/>
    <w:rsid w:val="64657474"/>
    <w:rsid w:val="647A83BD"/>
    <w:rsid w:val="64D22C2C"/>
    <w:rsid w:val="64DBB301"/>
    <w:rsid w:val="657AAFFE"/>
    <w:rsid w:val="65C3ABD0"/>
    <w:rsid w:val="65D72D04"/>
    <w:rsid w:val="663549A6"/>
    <w:rsid w:val="6669F95F"/>
    <w:rsid w:val="66F976AD"/>
    <w:rsid w:val="67096390"/>
    <w:rsid w:val="6815AB78"/>
    <w:rsid w:val="68785C14"/>
    <w:rsid w:val="687CB2EB"/>
    <w:rsid w:val="688EC9DA"/>
    <w:rsid w:val="68AC53B5"/>
    <w:rsid w:val="68E5E598"/>
    <w:rsid w:val="68EAAD0B"/>
    <w:rsid w:val="6924C489"/>
    <w:rsid w:val="69AE7DE4"/>
    <w:rsid w:val="69E3680B"/>
    <w:rsid w:val="6A6B193E"/>
    <w:rsid w:val="6AA590E4"/>
    <w:rsid w:val="6ADEFA32"/>
    <w:rsid w:val="6B65179B"/>
    <w:rsid w:val="6C2821A4"/>
    <w:rsid w:val="6E0B5148"/>
    <w:rsid w:val="6E2C8AF8"/>
    <w:rsid w:val="6E4EC5E7"/>
    <w:rsid w:val="6EDB8BF2"/>
    <w:rsid w:val="6EE1BE0D"/>
    <w:rsid w:val="6EEE6976"/>
    <w:rsid w:val="6F2F2E2D"/>
    <w:rsid w:val="6F66DFD1"/>
    <w:rsid w:val="6FBF114D"/>
    <w:rsid w:val="6FF37742"/>
    <w:rsid w:val="701FBDA9"/>
    <w:rsid w:val="703C9EDB"/>
    <w:rsid w:val="711348EC"/>
    <w:rsid w:val="7164D038"/>
    <w:rsid w:val="71698C67"/>
    <w:rsid w:val="7277A02C"/>
    <w:rsid w:val="727B34E2"/>
    <w:rsid w:val="730EFBBB"/>
    <w:rsid w:val="7432F45B"/>
    <w:rsid w:val="74B3187D"/>
    <w:rsid w:val="74CC6F9B"/>
    <w:rsid w:val="74D707A0"/>
    <w:rsid w:val="751F6BEA"/>
    <w:rsid w:val="767D0BF7"/>
    <w:rsid w:val="7849EB49"/>
    <w:rsid w:val="78754DB8"/>
    <w:rsid w:val="790F88A7"/>
    <w:rsid w:val="79929ACF"/>
    <w:rsid w:val="79F6D2CC"/>
    <w:rsid w:val="7AB6540A"/>
    <w:rsid w:val="7B0BB939"/>
    <w:rsid w:val="7B888E39"/>
    <w:rsid w:val="7BA92BDA"/>
    <w:rsid w:val="7BC95D56"/>
    <w:rsid w:val="7BD88CAF"/>
    <w:rsid w:val="7C479D07"/>
    <w:rsid w:val="7C481908"/>
    <w:rsid w:val="7C9073C8"/>
    <w:rsid w:val="7C907F63"/>
    <w:rsid w:val="7CE11C22"/>
    <w:rsid w:val="7CFB4AA2"/>
    <w:rsid w:val="7D1F6EA9"/>
    <w:rsid w:val="7D55097C"/>
    <w:rsid w:val="7D726617"/>
    <w:rsid w:val="7DB03CB2"/>
    <w:rsid w:val="7E2174ED"/>
    <w:rsid w:val="7E3B3D98"/>
    <w:rsid w:val="7E81AFFA"/>
    <w:rsid w:val="7EAFB355"/>
    <w:rsid w:val="7FB740ED"/>
    <w:rsid w:val="7FBC07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8EDD1"/>
  <w15:chartTrackingRefBased/>
  <w15:docId w15:val="{3A520465-A1F9-4130-A6E2-29854ACC5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D774D7"/>
    <w:rPr>
      <w:b/>
      <w:bCs/>
    </w:rPr>
  </w:style>
  <w:style w:type="character" w:customStyle="1" w:styleId="CommentSubjectChar">
    <w:name w:val="Comment Subject Char"/>
    <w:basedOn w:val="CommentTextChar"/>
    <w:link w:val="CommentSubject"/>
    <w:uiPriority w:val="99"/>
    <w:semiHidden/>
    <w:rsid w:val="00D774D7"/>
    <w:rPr>
      <w:b/>
      <w:bCs/>
      <w:sz w:val="20"/>
      <w:szCs w:val="20"/>
    </w:rPr>
  </w:style>
  <w:style w:type="paragraph" w:styleId="ListParagraph">
    <w:name w:val="List Paragraph"/>
    <w:basedOn w:val="Normal"/>
    <w:uiPriority w:val="34"/>
    <w:qFormat/>
    <w:rsid w:val="00D774D7"/>
    <w:pPr>
      <w:ind w:left="720"/>
      <w:contextualSpacing/>
    </w:pPr>
  </w:style>
  <w:style w:type="paragraph" w:styleId="Revision">
    <w:name w:val="Revision"/>
    <w:hidden/>
    <w:uiPriority w:val="99"/>
    <w:semiHidden/>
    <w:rsid w:val="006B7FB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microsoft.com/office/2020/10/relationships/intelligence" Target="intelligence2.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B5CB61-09AF-3B46-8495-346470B851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6</Pages>
  <Words>2200</Words>
  <Characters>12541</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Cierra Crea</dc:creator>
  <cp:keywords/>
  <dc:description/>
  <cp:lastModifiedBy>Cierra Crea</cp:lastModifiedBy>
  <cp:revision>6</cp:revision>
  <dcterms:created xsi:type="dcterms:W3CDTF">2025-12-04T02:27:00Z</dcterms:created>
  <dcterms:modified xsi:type="dcterms:W3CDTF">2025-12-04T17:11:00Z</dcterms:modified>
</cp:coreProperties>
</file>