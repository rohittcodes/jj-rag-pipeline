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119B" w14:textId="77777777" w:rsidR="00E37B50" w:rsidRPr="00E37B50" w:rsidRDefault="00E37B50" w:rsidP="00E37B50">
      <w:r w:rsidRPr="00E37B50">
        <w:rPr>
          <w:b/>
          <w:bCs/>
        </w:rPr>
        <w:t xml:space="preserve">Working Title: </w:t>
      </w:r>
      <w:r w:rsidRPr="00E37B50">
        <w:t>Is Dell Back? – The NEW XPS 14 &amp; 16</w:t>
      </w:r>
    </w:p>
    <w:p w14:paraId="32B656CE" w14:textId="1958FAD7" w:rsidR="00E37B50" w:rsidRPr="00E37B50" w:rsidRDefault="00E37B50" w:rsidP="00E37B50">
      <w:r w:rsidRPr="00E37B50">
        <w:t xml:space="preserve">XPS is back with 2 completely new laptops. If you are unaware XPS was Dell’s premium line of consumer laptops and </w:t>
      </w:r>
      <w:proofErr w:type="gramStart"/>
      <w:r w:rsidRPr="00E37B50">
        <w:t>boy</w:t>
      </w:r>
      <w:proofErr w:type="gramEnd"/>
      <w:r w:rsidRPr="00E37B50">
        <w:t xml:space="preserve"> was it popular. For years, XPS laptops dominated the market because of their premium build and innovation. The XPS introduced us to the first edge-to-edge display. Before it, all laptops had </w:t>
      </w:r>
      <w:proofErr w:type="spellStart"/>
      <w:r w:rsidRPr="00E37B50">
        <w:t>chonky</w:t>
      </w:r>
      <w:proofErr w:type="spellEnd"/>
      <w:r w:rsidRPr="00E37B50">
        <w:t xml:space="preserve"> bezels. Look back in the </w:t>
      </w:r>
      <w:proofErr w:type="gramStart"/>
      <w:r w:rsidRPr="00E37B50">
        <w:t>day</w:t>
      </w:r>
      <w:proofErr w:type="gramEnd"/>
      <w:r w:rsidRPr="00E37B50">
        <w:t xml:space="preserve"> the XPS laptops were the best Windows laptops you could buy for creators and casual users. But Dell made a couple of very odd marketing and product management choices that saw them </w:t>
      </w:r>
      <w:ins w:id="0" w:author="Joshua van Aalst" w:date="2025-12-17T15:04:00Z" w16du:dateUtc="2025-12-17T22:04:00Z">
        <w:r w:rsidR="00E57101">
          <w:t>including the name itself changing</w:t>
        </w:r>
      </w:ins>
      <w:ins w:id="1" w:author="Joshua van Aalst" w:date="2025-12-17T15:08:00Z" w16du:dateUtc="2025-12-17T22:08:00Z">
        <w:r w:rsidR="00E57101">
          <w:t xml:space="preserve"> to the generic Dell Premium</w:t>
        </w:r>
      </w:ins>
      <w:del w:id="2" w:author="Joshua van Aalst" w:date="2025-12-17T15:04:00Z" w16du:dateUtc="2025-12-17T22:04:00Z">
        <w:r w:rsidRPr="00E37B50" w:rsidDel="00E57101">
          <w:delText xml:space="preserve">completely </w:delText>
        </w:r>
        <w:commentRangeStart w:id="3"/>
        <w:r w:rsidRPr="00E37B50" w:rsidDel="00E57101">
          <w:delText>disappear</w:delText>
        </w:r>
        <w:commentRangeEnd w:id="3"/>
        <w:r w:rsidR="007B7A2B" w:rsidRPr="00E37B50" w:rsidDel="00E57101">
          <w:rPr>
            <w:rStyle w:val="CommentReference"/>
            <w:sz w:val="24"/>
            <w:szCs w:val="24"/>
          </w:rPr>
          <w:commentReference w:id="3"/>
        </w:r>
      </w:del>
      <w:r w:rsidRPr="00E37B50">
        <w:t xml:space="preserve">. Well, unlike other manufacturers who receive </w:t>
      </w:r>
      <w:del w:id="4" w:author="Joshua van Aalst" w:date="2025-12-17T15:04:00Z" w16du:dateUtc="2025-12-17T22:04:00Z">
        <w:r w:rsidRPr="00E37B50" w:rsidDel="00E57101">
          <w:delText xml:space="preserve">harsh </w:delText>
        </w:r>
      </w:del>
      <w:ins w:id="5" w:author="Joshua van Aalst" w:date="2025-12-17T15:04:00Z" w16du:dateUtc="2025-12-17T22:04:00Z">
        <w:r w:rsidR="00E57101">
          <w:t xml:space="preserve">tough love </w:t>
        </w:r>
      </w:ins>
      <w:del w:id="6" w:author="Joshua van Aalst" w:date="2025-12-17T15:04:00Z" w16du:dateUtc="2025-12-17T22:04:00Z">
        <w:r w:rsidRPr="00E37B50" w:rsidDel="00E57101">
          <w:delText xml:space="preserve">feedback </w:delText>
        </w:r>
      </w:del>
      <w:ins w:id="7" w:author="Joshua van Aalst" w:date="2025-12-17T15:04:00Z" w16du:dateUtc="2025-12-17T22:04:00Z">
        <w:r w:rsidR="00E57101">
          <w:t xml:space="preserve">from us </w:t>
        </w:r>
      </w:ins>
      <w:r w:rsidRPr="00E37B50">
        <w:t>and ignore it. Dell has risen to the challenge. Seriously, their COO got on stage at their big press event in December and apologized. Saying we the reviewers were right and they were wrong. How often have you heard that from a major company? Anyway, he told us he and the team were getting back to their roots, focusing on the basics, and investing in their consumer lines.</w:t>
      </w:r>
    </w:p>
    <w:p w14:paraId="182CDB1B" w14:textId="3609DE92" w:rsidR="00E37B50" w:rsidRPr="00E37B50" w:rsidRDefault="00E37B50" w:rsidP="00E37B50">
      <w:r w:rsidRPr="00E37B50">
        <w:t xml:space="preserve">So, what’s changed with </w:t>
      </w:r>
      <w:proofErr w:type="gramStart"/>
      <w:r w:rsidRPr="00E37B50">
        <w:t xml:space="preserve">these </w:t>
      </w:r>
      <w:ins w:id="8" w:author="Joshua van Aalst" w:date="2025-12-17T15:06:00Z" w16du:dateUtc="2025-12-17T22:06:00Z">
        <w:r w:rsidR="00E57101">
          <w:t>brand</w:t>
        </w:r>
        <w:proofErr w:type="gramEnd"/>
        <w:r w:rsidR="00E57101">
          <w:t xml:space="preserve"> </w:t>
        </w:r>
      </w:ins>
      <w:r w:rsidRPr="00E37B50">
        <w:t xml:space="preserve">new </w:t>
      </w:r>
      <w:del w:id="9" w:author="Joshua van Aalst" w:date="2025-12-17T15:06:00Z" w16du:dateUtc="2025-12-17T22:06:00Z">
        <w:r w:rsidRPr="00E37B50" w:rsidDel="00E57101">
          <w:delText>ones</w:delText>
        </w:r>
      </w:del>
      <w:ins w:id="10" w:author="Joshua van Aalst" w:date="2025-12-17T15:06:00Z" w16du:dateUtc="2025-12-17T22:06:00Z">
        <w:r w:rsidR="00E57101">
          <w:t>XPS laptops</w:t>
        </w:r>
      </w:ins>
      <w:r w:rsidRPr="00E37B50">
        <w:t>. ALOT. Firstly, the physical function row is back. The invisible trackpad that was hard to find now has this physical edge that you can</w:t>
      </w:r>
      <w:ins w:id="11" w:author="Joshua van Aalst" w:date="2025-12-17T15:06:00Z" w16du:dateUtc="2025-12-17T22:06:00Z">
        <w:r w:rsidR="00E57101">
          <w:t xml:space="preserve"> see and</w:t>
        </w:r>
      </w:ins>
      <w:r w:rsidRPr="00E37B50">
        <w:t xml:space="preserve"> </w:t>
      </w:r>
      <w:commentRangeStart w:id="12"/>
      <w:r w:rsidRPr="00E37B50">
        <w:t>feel</w:t>
      </w:r>
      <w:commentRangeEnd w:id="12"/>
      <w:r w:rsidRPr="00E37B50">
        <w:rPr>
          <w:rStyle w:val="CommentReference"/>
          <w:sz w:val="24"/>
          <w:szCs w:val="24"/>
        </w:rPr>
        <w:commentReference w:id="12"/>
      </w:r>
      <w:r w:rsidRPr="00E37B50">
        <w:t>. And of the course the name XPS has returned. It is proudly displayed on the lid</w:t>
      </w:r>
      <w:ins w:id="13" w:author="Tracy, Phillip" w:date="2025-12-16T17:19:00Z" w16du:dateUtc="2025-12-16T23:19:00Z">
        <w:r w:rsidR="00C962F0">
          <w:t xml:space="preserve"> for the first time </w:t>
        </w:r>
        <w:commentRangeStart w:id="14"/>
        <w:commentRangeStart w:id="15"/>
        <w:r w:rsidR="00C962F0">
          <w:t>ever</w:t>
        </w:r>
      </w:ins>
      <w:commentRangeEnd w:id="14"/>
      <w:ins w:id="16" w:author="Tracy, Phillip" w:date="2025-12-17T13:18:00Z" w16du:dateUtc="2025-12-17T19:18:00Z">
        <w:r w:rsidR="007A5F99">
          <w:rPr>
            <w:rStyle w:val="CommentReference"/>
          </w:rPr>
          <w:commentReference w:id="14"/>
        </w:r>
      </w:ins>
      <w:commentRangeEnd w:id="15"/>
      <w:r w:rsidR="00E57101">
        <w:rPr>
          <w:rStyle w:val="CommentReference"/>
        </w:rPr>
        <w:commentReference w:id="15"/>
      </w:r>
      <w:r w:rsidRPr="00E37B50">
        <w:t>. It's great to see the name back</w:t>
      </w:r>
      <w:ins w:id="17" w:author="Joshua van Aalst" w:date="2025-12-17T15:08:00Z" w16du:dateUtc="2025-12-17T22:08:00Z">
        <w:r w:rsidR="00E57101">
          <w:t>.</w:t>
        </w:r>
      </w:ins>
      <w:del w:id="18" w:author="Joshua van Aalst" w:date="2025-12-17T15:08:00Z" w16du:dateUtc="2025-12-17T22:08:00Z">
        <w:r w:rsidRPr="00E37B50" w:rsidDel="00E57101">
          <w:delText xml:space="preserve"> rather than the generic brand they went with last year, Dell Premium</w:delText>
        </w:r>
      </w:del>
      <w:r w:rsidRPr="00E37B50">
        <w:t>.</w:t>
      </w:r>
    </w:p>
    <w:p w14:paraId="0BDE4C1D" w14:textId="77777777" w:rsidR="00E37B50" w:rsidRPr="00E37B50" w:rsidRDefault="00E37B50" w:rsidP="00E37B50">
      <w:pPr>
        <w:rPr>
          <w:b/>
          <w:bCs/>
        </w:rPr>
      </w:pPr>
      <w:r w:rsidRPr="00E37B50">
        <w:rPr>
          <w:b/>
          <w:bCs/>
        </w:rPr>
        <w:t>Disclosure</w:t>
      </w:r>
    </w:p>
    <w:p w14:paraId="6A1ABBF1" w14:textId="2CEDC0E2" w:rsidR="00E37B50" w:rsidRPr="00E37B50" w:rsidRDefault="00E37B50" w:rsidP="00E37B50">
      <w:r w:rsidRPr="00E37B50">
        <w:t>Look in total transparency</w:t>
      </w:r>
      <w:ins w:id="19" w:author="Joshua van Aalst" w:date="2025-12-17T15:12:00Z" w16du:dateUtc="2025-12-17T22:12:00Z">
        <w:r w:rsidR="00E57101">
          <w:t>.</w:t>
        </w:r>
      </w:ins>
      <w:del w:id="20" w:author="Joshua van Aalst" w:date="2025-12-17T15:12:00Z" w16du:dateUtc="2025-12-17T22:12:00Z">
        <w:r w:rsidRPr="00E37B50" w:rsidDel="00E57101">
          <w:delText xml:space="preserve"> guys</w:delText>
        </w:r>
      </w:del>
      <w:r w:rsidRPr="00E37B50">
        <w:t>, this is a sponsored video to announce these new XPS laptops</w:t>
      </w:r>
      <w:ins w:id="21" w:author="Joshua van Aalst" w:date="2025-12-17T15:12:00Z" w16du:dateUtc="2025-12-17T22:12:00Z">
        <w:r w:rsidR="00E57101">
          <w:t xml:space="preserve"> and so</w:t>
        </w:r>
      </w:ins>
      <w:ins w:id="22" w:author="Joshua van Aalst" w:date="2025-12-17T15:13:00Z" w16du:dateUtc="2025-12-17T22:13:00Z">
        <w:r w:rsidR="00E57101">
          <w:t>me other goodies</w:t>
        </w:r>
      </w:ins>
      <w:r w:rsidRPr="00E37B50">
        <w:t xml:space="preserve">. We are just going to walk you through what’s new and physically what these devices are like. Obviously, we will follow up with our normal rigorous testing and </w:t>
      </w:r>
      <w:ins w:id="23" w:author="Joshua van Aalst" w:date="2025-12-17T15:13:00Z" w16du:dateUtc="2025-12-17T22:13:00Z">
        <w:r w:rsidR="00622C45">
          <w:t xml:space="preserve">unsponsored </w:t>
        </w:r>
      </w:ins>
      <w:r w:rsidRPr="00E37B50">
        <w:t xml:space="preserve">full review in the coming weeks. </w:t>
      </w:r>
    </w:p>
    <w:p w14:paraId="1EA8EA5D" w14:textId="77777777" w:rsidR="00E37B50" w:rsidRPr="00E37B50" w:rsidRDefault="00E37B50" w:rsidP="00E37B50">
      <w:pPr>
        <w:rPr>
          <w:b/>
          <w:bCs/>
        </w:rPr>
      </w:pPr>
      <w:r w:rsidRPr="00E37B50">
        <w:rPr>
          <w:b/>
          <w:bCs/>
        </w:rPr>
        <w:t>Chassis</w:t>
      </w:r>
    </w:p>
    <w:p w14:paraId="5133B525" w14:textId="40527663" w:rsidR="00E37B50" w:rsidRPr="00E37B50" w:rsidRDefault="00E37B50" w:rsidP="00E37B50">
      <w:r w:rsidRPr="00E37B50">
        <w:t xml:space="preserve">Let’s get into the new XPS 14 and 16. Straight away you’ll notice they look more modern and stylish than the last year’s Dell Premium. Gone is that heavily tapered design. These look </w:t>
      </w:r>
      <w:proofErr w:type="gramStart"/>
      <w:r w:rsidRPr="00E37B50">
        <w:t>more boxy</w:t>
      </w:r>
      <w:proofErr w:type="gramEnd"/>
      <w:r w:rsidRPr="00E37B50">
        <w:t xml:space="preserve"> but in a very stylish way. It kind of </w:t>
      </w:r>
      <w:proofErr w:type="gramStart"/>
      <w:r w:rsidRPr="00E37B50">
        <w:t>feels</w:t>
      </w:r>
      <w:proofErr w:type="gramEnd"/>
      <w:r w:rsidRPr="00E37B50">
        <w:t xml:space="preserve"> a similar design style to the 15inch MacBook Air. When you hold them, you can really feel the build quality. It’s the same premium build you expect from Dell’s XPS line. What you'll </w:t>
      </w:r>
      <w:proofErr w:type="gramStart"/>
      <w:r w:rsidRPr="00E37B50">
        <w:t>definitely notice</w:t>
      </w:r>
      <w:proofErr w:type="gramEnd"/>
      <w:r w:rsidRPr="00E37B50">
        <w:t xml:space="preserve"> is </w:t>
      </w:r>
      <w:del w:id="24" w:author="Joshua van Aalst" w:date="2025-12-17T15:14:00Z" w16du:dateUtc="2025-12-17T22:14:00Z">
        <w:r w:rsidRPr="00E37B50" w:rsidDel="00622C45">
          <w:delText xml:space="preserve">their </w:delText>
        </w:r>
      </w:del>
      <w:ins w:id="25" w:author="Joshua van Aalst" w:date="2025-12-17T15:14:00Z" w16du:dateUtc="2025-12-17T22:14:00Z">
        <w:r w:rsidR="00622C45">
          <w:t xml:space="preserve">that they weigh significantly less than the prior models. </w:t>
        </w:r>
      </w:ins>
      <w:commentRangeStart w:id="26"/>
      <w:del w:id="27" w:author="Joshua van Aalst" w:date="2025-12-17T15:14:00Z" w16du:dateUtc="2025-12-17T22:14:00Z">
        <w:r w:rsidRPr="00E37B50" w:rsidDel="00622C45">
          <w:delText>weight</w:delText>
        </w:r>
        <w:commentRangeEnd w:id="26"/>
        <w:r w:rsidRPr="00E37B50" w:rsidDel="00622C45">
          <w:rPr>
            <w:rStyle w:val="CommentReference"/>
            <w:sz w:val="24"/>
            <w:szCs w:val="24"/>
          </w:rPr>
          <w:commentReference w:id="26"/>
        </w:r>
        <w:r w:rsidRPr="00E37B50" w:rsidDel="00622C45">
          <w:delText xml:space="preserve">. </w:delText>
        </w:r>
      </w:del>
      <w:r w:rsidRPr="00E37B50">
        <w:t xml:space="preserve">3.7 pounds for the 16-inch and 3 pounds for the 14 </w:t>
      </w:r>
      <w:proofErr w:type="gramStart"/>
      <w:r w:rsidRPr="00E37B50">
        <w:t>inch</w:t>
      </w:r>
      <w:proofErr w:type="gramEnd"/>
      <w:r w:rsidRPr="00E37B50">
        <w:t xml:space="preserve">. </w:t>
      </w:r>
      <w:del w:id="28" w:author="Joshua van Aalst" w:date="2025-12-17T15:14:00Z" w16du:dateUtc="2025-12-17T22:14:00Z">
        <w:r w:rsidRPr="00E37B50" w:rsidDel="00622C45">
          <w:delText xml:space="preserve">This is significantly less than last years. </w:delText>
        </w:r>
      </w:del>
      <w:r w:rsidRPr="00E37B50">
        <w:t xml:space="preserve">In fact, the new XPS 16 weighs around the same as the older 14inch Dell Premium. In terms of size, the 16inch is the most compact 16inch laptop we’ve </w:t>
      </w:r>
      <w:ins w:id="29" w:author="Joshua van Aalst" w:date="2025-12-17T15:15:00Z" w16du:dateUtc="2025-12-17T22:15:00Z">
        <w:r w:rsidR="00622C45">
          <w:t xml:space="preserve">ever </w:t>
        </w:r>
      </w:ins>
      <w:r w:rsidRPr="00E37B50">
        <w:t>had in. It is smaller than Asus</w:t>
      </w:r>
      <w:ins w:id="30" w:author="Joshua van Aalst" w:date="2025-12-17T15:15:00Z" w16du:dateUtc="2025-12-17T22:15:00Z">
        <w:r w:rsidR="00622C45">
          <w:t>’s</w:t>
        </w:r>
      </w:ins>
      <w:r w:rsidRPr="00E37B50">
        <w:t xml:space="preserve"> Zephyrus G16 and even a little smaller than </w:t>
      </w:r>
      <w:del w:id="31" w:author="Joshua van Aalst" w:date="2025-12-17T15:15:00Z" w16du:dateUtc="2025-12-17T22:15:00Z">
        <w:r w:rsidRPr="00E37B50" w:rsidDel="00622C45">
          <w:delText xml:space="preserve">Asus </w:delText>
        </w:r>
      </w:del>
      <w:ins w:id="32" w:author="Joshua van Aalst" w:date="2025-12-17T15:15:00Z" w16du:dateUtc="2025-12-17T22:15:00Z">
        <w:r w:rsidR="00622C45">
          <w:t>the</w:t>
        </w:r>
        <w:r w:rsidR="00622C45" w:rsidRPr="00E37B50">
          <w:t xml:space="preserve"> </w:t>
        </w:r>
      </w:ins>
      <w:proofErr w:type="spellStart"/>
      <w:r w:rsidRPr="00E37B50">
        <w:t>Zenbook</w:t>
      </w:r>
      <w:proofErr w:type="spellEnd"/>
      <w:r w:rsidRPr="00E37B50">
        <w:t xml:space="preserve"> S 16. At least their 2024 model</w:t>
      </w:r>
      <w:ins w:id="33" w:author="Joshua van Aalst" w:date="2025-12-17T15:15:00Z" w16du:dateUtc="2025-12-17T22:15:00Z">
        <w:r w:rsidR="00622C45">
          <w:t>s</w:t>
        </w:r>
      </w:ins>
      <w:r w:rsidRPr="00E37B50">
        <w:t xml:space="preserve">. The </w:t>
      </w:r>
      <w:r w:rsidRPr="00E37B50">
        <w:lastRenderedPageBreak/>
        <w:t xml:space="preserve">14inch is </w:t>
      </w:r>
      <w:ins w:id="34" w:author="Joshua van Aalst" w:date="2025-12-17T15:15:00Z" w16du:dateUtc="2025-12-17T22:15:00Z">
        <w:r w:rsidR="00622C45">
          <w:t xml:space="preserve">so small, it is </w:t>
        </w:r>
      </w:ins>
      <w:proofErr w:type="gramStart"/>
      <w:r w:rsidRPr="00E37B50">
        <w:t>actually around</w:t>
      </w:r>
      <w:proofErr w:type="gramEnd"/>
      <w:r w:rsidRPr="00E37B50">
        <w:t xml:space="preserve"> the same size as the </w:t>
      </w:r>
      <w:proofErr w:type="gramStart"/>
      <w:r w:rsidRPr="00E37B50">
        <w:t>13.6 inch</w:t>
      </w:r>
      <w:proofErr w:type="gramEnd"/>
      <w:r w:rsidRPr="00E37B50">
        <w:t xml:space="preserve"> MacBook Air. </w:t>
      </w:r>
      <w:del w:id="35" w:author="Joshua van Aalst" w:date="2025-12-17T15:15:00Z" w16du:dateUtc="2025-12-17T22:15:00Z">
        <w:r w:rsidRPr="00E37B50" w:rsidDel="00622C45">
          <w:delText xml:space="preserve">A </w:delText>
        </w:r>
      </w:del>
      <w:ins w:id="36" w:author="Joshua van Aalst" w:date="2025-12-17T15:15:00Z" w16du:dateUtc="2025-12-17T22:15:00Z">
        <w:r w:rsidR="00622C45">
          <w:t>The XPS is a</w:t>
        </w:r>
        <w:r w:rsidR="00622C45" w:rsidRPr="00E37B50">
          <w:t xml:space="preserve"> </w:t>
        </w:r>
      </w:ins>
      <w:r w:rsidRPr="00E37B50">
        <w:t xml:space="preserve">little </w:t>
      </w:r>
      <w:proofErr w:type="gramStart"/>
      <w:r w:rsidRPr="00E37B50">
        <w:t>wider</w:t>
      </w:r>
      <w:proofErr w:type="gramEnd"/>
      <w:r w:rsidRPr="00E37B50">
        <w:t xml:space="preserve"> but the Air is a bit deeper.</w:t>
      </w:r>
    </w:p>
    <w:p w14:paraId="47B93198" w14:textId="77777777" w:rsidR="00E37B50" w:rsidRPr="00E37B50" w:rsidRDefault="00E37B50" w:rsidP="00E37B50">
      <w:r w:rsidRPr="00E37B50">
        <w:t xml:space="preserve">These XPS laptops are available in 2 colors Graphite and Shimmer. Graphite is the dark one that we have and will be available first. Shimmer is the lighter one that’s coming later this year. </w:t>
      </w:r>
    </w:p>
    <w:p w14:paraId="26B0764D" w14:textId="77777777" w:rsidR="00E37B50" w:rsidRPr="00E37B50" w:rsidRDefault="00E37B50" w:rsidP="00E37B50">
      <w:pPr>
        <w:rPr>
          <w:b/>
          <w:bCs/>
        </w:rPr>
      </w:pPr>
      <w:r w:rsidRPr="00E37B50">
        <w:rPr>
          <w:b/>
          <w:bCs/>
        </w:rPr>
        <w:t>Display</w:t>
      </w:r>
    </w:p>
    <w:p w14:paraId="5AB738E5" w14:textId="49CBD727" w:rsidR="00E37B50" w:rsidRPr="00E37B50" w:rsidRDefault="00E37B50" w:rsidP="00E37B50">
      <w:r w:rsidRPr="00E37B50">
        <w:t xml:space="preserve">The laptops each have 2 display options. There is a 1920 by 1200 IPS panel available for those who want the best possible battery life. Then there is a high-resolution Tandem OLED panel, which are the panels we have. The IPS panel is </w:t>
      </w:r>
      <w:proofErr w:type="gramStart"/>
      <w:r w:rsidRPr="00E37B50">
        <w:t>actually brighter</w:t>
      </w:r>
      <w:proofErr w:type="gramEnd"/>
      <w:r w:rsidRPr="00E37B50">
        <w:t xml:space="preserve"> than the Tandem OLED</w:t>
      </w:r>
      <w:ins w:id="37" w:author="Joshua van Aalst" w:date="2025-12-17T15:18:00Z" w16du:dateUtc="2025-12-17T22:18:00Z">
        <w:r w:rsidR="00622C45">
          <w:t xml:space="preserve"> for SDR content</w:t>
        </w:r>
      </w:ins>
      <w:r w:rsidRPr="00E37B50">
        <w:t xml:space="preserve">, which surprised </w:t>
      </w:r>
      <w:commentRangeStart w:id="38"/>
      <w:r w:rsidRPr="00E37B50">
        <w:t>us</w:t>
      </w:r>
      <w:commentRangeEnd w:id="38"/>
      <w:r w:rsidRPr="00E37B50">
        <w:rPr>
          <w:rStyle w:val="CommentReference"/>
          <w:sz w:val="24"/>
          <w:szCs w:val="24"/>
        </w:rPr>
        <w:commentReference w:id="38"/>
      </w:r>
      <w:r w:rsidRPr="00E37B50">
        <w:t xml:space="preserve">. </w:t>
      </w:r>
      <w:proofErr w:type="spellStart"/>
      <w:proofErr w:type="gramStart"/>
      <w:r w:rsidRPr="00E37B50">
        <w:t>Its</w:t>
      </w:r>
      <w:proofErr w:type="spellEnd"/>
      <w:proofErr w:type="gramEnd"/>
      <w:r w:rsidRPr="00E37B50">
        <w:t xml:space="preserve"> also thinner, which reduces the laptop’s weight a bit. The Tandem OLED </w:t>
      </w:r>
      <w:ins w:id="39" w:author="Joshua van Aalst" w:date="2025-12-17T15:18:00Z" w16du:dateUtc="2025-12-17T22:18:00Z">
        <w:r w:rsidR="00622C45">
          <w:t xml:space="preserve">will look more </w:t>
        </w:r>
      </w:ins>
      <w:ins w:id="40" w:author="Joshua van Aalst" w:date="2025-12-17T15:19:00Z" w16du:dateUtc="2025-12-17T22:19:00Z">
        <w:r w:rsidR="00622C45">
          <w:t xml:space="preserve">vibrant because it supports true blacks and has increased contrast, it also </w:t>
        </w:r>
      </w:ins>
      <w:r w:rsidRPr="00E37B50">
        <w:t>supports touch</w:t>
      </w:r>
      <w:del w:id="41" w:author="Joshua van Aalst" w:date="2025-12-17T15:19:00Z" w16du:dateUtc="2025-12-17T22:19:00Z">
        <w:r w:rsidRPr="00E37B50" w:rsidDel="00622C45">
          <w:delText xml:space="preserve"> though</w:delText>
        </w:r>
      </w:del>
      <w:r w:rsidRPr="00E37B50">
        <w:t xml:space="preserve">. Both panels have a variable refresh rate. The IPS goes right down 1 HZ and up to 120HZ. The Tandem OLED goes down to 20Hz </w:t>
      </w:r>
      <w:proofErr w:type="gramStart"/>
      <w:r w:rsidRPr="00E37B50">
        <w:t>and also</w:t>
      </w:r>
      <w:proofErr w:type="gramEnd"/>
      <w:r w:rsidRPr="00E37B50">
        <w:t xml:space="preserve"> up to 120 HZ. This is great. Mobile phones have been doing this for years, where they sign</w:t>
      </w:r>
      <w:ins w:id="42" w:author="Joshua van Aalst" w:date="2025-12-17T15:19:00Z" w16du:dateUtc="2025-12-17T22:19:00Z">
        <w:r w:rsidR="00622C45">
          <w:t>i</w:t>
        </w:r>
      </w:ins>
      <w:r w:rsidRPr="00E37B50">
        <w:t>fic</w:t>
      </w:r>
      <w:del w:id="43" w:author="Joshua van Aalst" w:date="2025-12-17T15:19:00Z" w16du:dateUtc="2025-12-17T22:19:00Z">
        <w:r w:rsidRPr="00E37B50" w:rsidDel="00622C45">
          <w:delText>in</w:delText>
        </w:r>
      </w:del>
      <w:r w:rsidRPr="00E37B50">
        <w:t>a</w:t>
      </w:r>
      <w:ins w:id="44" w:author="Joshua van Aalst" w:date="2025-12-17T15:19:00Z" w16du:dateUtc="2025-12-17T22:19:00Z">
        <w:r w:rsidR="00622C45">
          <w:t>n</w:t>
        </w:r>
      </w:ins>
      <w:r w:rsidRPr="00E37B50">
        <w:t xml:space="preserve">tly drop the refresh rate when you are looking at static content. This is to conserve battery. So, it’s good that Dell </w:t>
      </w:r>
      <w:proofErr w:type="gramStart"/>
      <w:r w:rsidRPr="00E37B50">
        <w:t>are</w:t>
      </w:r>
      <w:proofErr w:type="gramEnd"/>
      <w:r w:rsidRPr="00E37B50">
        <w:t xml:space="preserve"> bringing this into </w:t>
      </w:r>
      <w:proofErr w:type="gramStart"/>
      <w:r w:rsidRPr="00E37B50">
        <w:t>the laptop</w:t>
      </w:r>
      <w:proofErr w:type="gramEnd"/>
      <w:r w:rsidRPr="00E37B50">
        <w:t xml:space="preserve"> space.</w:t>
      </w:r>
    </w:p>
    <w:p w14:paraId="420E89A0" w14:textId="77777777" w:rsidR="00E37B50" w:rsidRPr="00E37B50" w:rsidRDefault="00E37B50" w:rsidP="00E37B50">
      <w:r w:rsidRPr="00E37B50">
        <w:rPr>
          <w:b/>
          <w:bCs/>
        </w:rPr>
        <w:t>Performance</w:t>
      </w:r>
    </w:p>
    <w:p w14:paraId="42C29033" w14:textId="2A71014B" w:rsidR="00E37B50" w:rsidRPr="00E37B50" w:rsidRDefault="00E37B50" w:rsidP="00E37B50">
      <w:r w:rsidRPr="00E37B50">
        <w:t xml:space="preserve">Both these laptops come with the same 4 processor options. All of which are Panther Lake processors. Also known as Core Ultra Series 3. The Ultra 5 325 and Ultra 7 355 are the </w:t>
      </w:r>
      <w:proofErr w:type="gramStart"/>
      <w:r w:rsidRPr="00E37B50">
        <w:t>less</w:t>
      </w:r>
      <w:proofErr w:type="gramEnd"/>
      <w:r w:rsidRPr="00E37B50">
        <w:t xml:space="preserve"> powerful ones with 8 cores. The Ultra X7 358H and X9 388H are the more powerful ones</w:t>
      </w:r>
      <w:ins w:id="45" w:author="Joshua van Aalst" w:date="2025-12-17T15:20:00Z" w16du:dateUtc="2025-12-17T22:20:00Z">
        <w:r w:rsidR="000353D5">
          <w:t xml:space="preserve"> with 16 CPU cores and the better integrated </w:t>
        </w:r>
      </w:ins>
      <w:ins w:id="46" w:author="Joshua van Aalst" w:date="2025-12-17T15:21:00Z" w16du:dateUtc="2025-12-17T22:21:00Z">
        <w:r w:rsidR="000353D5">
          <w:t xml:space="preserve">Intel ARC </w:t>
        </w:r>
      </w:ins>
      <w:ins w:id="47" w:author="Joshua van Aalst" w:date="2025-12-17T15:20:00Z" w16du:dateUtc="2025-12-17T22:20:00Z">
        <w:r w:rsidR="000353D5">
          <w:t>GPU</w:t>
        </w:r>
      </w:ins>
      <w:r w:rsidRPr="00E37B50">
        <w:t xml:space="preserve">. Basically, Panther Lake is meant to give you the incredible battery life of Lunar Lake with the </w:t>
      </w:r>
      <w:ins w:id="48" w:author="Joshua van Aalst" w:date="2025-12-17T15:20:00Z" w16du:dateUtc="2025-12-17T22:20:00Z">
        <w:r w:rsidR="000353D5">
          <w:t xml:space="preserve">strong </w:t>
        </w:r>
      </w:ins>
      <w:r w:rsidRPr="00E37B50">
        <w:t>performance of Arrow Lake. That’s if you get one of the CPUs with H in the name</w:t>
      </w:r>
      <w:del w:id="49" w:author="Joshua van Aalst" w:date="2025-12-17T15:20:00Z" w16du:dateUtc="2025-12-17T22:20:00Z">
        <w:r w:rsidRPr="00E37B50" w:rsidDel="000353D5">
          <w:delText>, those have 16 cores</w:delText>
        </w:r>
      </w:del>
      <w:r w:rsidRPr="00E37B50">
        <w:t>.</w:t>
      </w:r>
      <w:del w:id="50" w:author="Joshua van Aalst" w:date="2025-12-17T15:21:00Z" w16du:dateUtc="2025-12-17T22:21:00Z">
        <w:r w:rsidRPr="00E37B50" w:rsidDel="000353D5">
          <w:delText xml:space="preserve"> It can also give you 50% extra integrated GPU performance if you get a processor with an X in the name.</w:delText>
        </w:r>
      </w:del>
      <w:r w:rsidRPr="00E37B50">
        <w:t xml:space="preserve"> </w:t>
      </w:r>
      <w:del w:id="51" w:author="Joshua van Aalst" w:date="2025-12-17T15:21:00Z" w16du:dateUtc="2025-12-17T22:21:00Z">
        <w:r w:rsidRPr="00E37B50" w:rsidDel="000353D5">
          <w:delText xml:space="preserve">That means it’s using the new Intel Arc GPU. </w:delText>
        </w:r>
      </w:del>
      <w:r w:rsidRPr="00E37B50">
        <w:t>If you are just doing basic office work and web browsing go for the Ultra 5 or Ultra 7 chip. If you are doing coding, audio engineering, or you want to do some gaming go for one of the Core Ultra X chips from the H series range.</w:t>
      </w:r>
    </w:p>
    <w:p w14:paraId="3D22BC89" w14:textId="3AFA9D7E" w:rsidR="00E37B50" w:rsidRPr="00E37B50" w:rsidRDefault="00E37B50" w:rsidP="00261CCD">
      <w:r w:rsidRPr="00E37B50">
        <w:t xml:space="preserve">Now as I spoke to the Product Management team, about what they were trying to achieve with the design of these laptops, the word optimization just kept coming up. The team set out to build an extremely premium laptop that </w:t>
      </w:r>
      <w:del w:id="52" w:author="Joshua van Aalst" w:date="2025-12-17T15:35:00Z" w16du:dateUtc="2025-12-17T22:35:00Z">
        <w:r w:rsidRPr="00E37B50" w:rsidDel="00261CCD">
          <w:delText xml:space="preserve">was </w:delText>
        </w:r>
      </w:del>
      <w:ins w:id="53" w:author="Joshua van Aalst" w:date="2025-12-17T15:35:00Z" w16du:dateUtc="2025-12-17T22:35:00Z">
        <w:r w:rsidR="00261CCD">
          <w:t xml:space="preserve">is </w:t>
        </w:r>
      </w:ins>
      <w:r w:rsidRPr="00E37B50">
        <w:t>light weight, has a small form factor</w:t>
      </w:r>
      <w:del w:id="54" w:author="Joshua van Aalst" w:date="2025-12-17T15:21:00Z" w16du:dateUtc="2025-12-17T22:21:00Z">
        <w:r w:rsidRPr="00E37B50" w:rsidDel="000353D5">
          <w:delText xml:space="preserve"> small</w:delText>
        </w:r>
      </w:del>
      <w:r w:rsidRPr="00E37B50">
        <w:t xml:space="preserve">, </w:t>
      </w:r>
      <w:ins w:id="55" w:author="Joshua van Aalst" w:date="2025-12-17T15:36:00Z" w16du:dateUtc="2025-12-17T22:36:00Z">
        <w:r w:rsidR="00261CCD">
          <w:t xml:space="preserve">yet offers strong performance, </w:t>
        </w:r>
      </w:ins>
      <w:r w:rsidRPr="00E37B50">
        <w:t xml:space="preserve">very long battery life, with minimal annoyances like heat and fan noise. </w:t>
      </w:r>
      <w:ins w:id="56" w:author="Joshua van Aalst" w:date="2025-12-17T15:36:00Z" w16du:dateUtc="2025-12-17T22:36:00Z">
        <w:r w:rsidR="00261CCD">
          <w:t>To achieve this, the XPS 14 boosts to 65 watts and can sustain 25. The 16inch also boosts to 65 watts but can sustain a higher 35 w</w:t>
        </w:r>
      </w:ins>
      <w:ins w:id="57" w:author="Joshua van Aalst" w:date="2025-12-17T15:37:00Z" w16du:dateUtc="2025-12-17T22:37:00Z">
        <w:r w:rsidR="00261CCD">
          <w:t xml:space="preserve">atts. You may be surprised that these don’t give you the full 45 watt sustained power that these Panther lake chips are </w:t>
        </w:r>
        <w:r w:rsidR="00261CCD">
          <w:lastRenderedPageBreak/>
          <w:t xml:space="preserve">capable of. Dell </w:t>
        </w:r>
      </w:ins>
      <w:del w:id="58" w:author="Joshua van Aalst" w:date="2025-12-17T15:37:00Z" w16du:dateUtc="2025-12-17T22:37:00Z">
        <w:r w:rsidRPr="00E37B50" w:rsidDel="00261CCD">
          <w:delText xml:space="preserve">So, they tried to do everything they could to achieve this goal. For example, Panther Lake chips can sustain 45 watts of power. Yet Dell are only feeding them 25 watts in the smaller 14 inch and 35 watt in the large 16 inch. This is a tiny </w:delText>
        </w:r>
        <w:commentRangeStart w:id="59"/>
        <w:r w:rsidRPr="00E37B50" w:rsidDel="00261CCD">
          <w:delText>amount</w:delText>
        </w:r>
        <w:commentRangeEnd w:id="59"/>
        <w:r w:rsidR="0038673C" w:rsidDel="00261CCD">
          <w:rPr>
            <w:rStyle w:val="CommentReference"/>
          </w:rPr>
          <w:commentReference w:id="59"/>
        </w:r>
        <w:r w:rsidRPr="00E37B50" w:rsidDel="00261CCD">
          <w:delText>. When I questioned why they weren’t feeding them more, particularly in the larger 16inch the team said it was a design choice. They tested Panther Lake chips and found</w:delText>
        </w:r>
      </w:del>
      <w:ins w:id="60" w:author="Tracy, Phillip" w:date="2025-12-16T17:11:00Z" w16du:dateUtc="2025-12-16T23:11:00Z">
        <w:del w:id="61" w:author="Joshua van Aalst" w:date="2025-12-17T15:37:00Z" w16du:dateUtc="2025-12-17T22:37:00Z">
          <w:r w:rsidR="00E33ACD" w:rsidDel="00261CCD">
            <w:delText xml:space="preserve"> that there were limited benefits above 35W at steady state for the </w:delText>
          </w:r>
        </w:del>
      </w:ins>
      <w:ins w:id="62" w:author="Tracy, Phillip" w:date="2025-12-17T09:13:00Z" w16du:dateUtc="2025-12-17T15:13:00Z">
        <w:del w:id="63" w:author="Joshua van Aalst" w:date="2025-12-17T15:37:00Z" w16du:dateUtc="2025-12-17T22:37:00Z">
          <w:r w:rsidR="00623012" w:rsidDel="00261CCD">
            <w:delText xml:space="preserve">types of </w:delText>
          </w:r>
        </w:del>
      </w:ins>
      <w:ins w:id="64" w:author="Tracy, Phillip" w:date="2025-12-16T17:11:00Z" w16du:dateUtc="2025-12-16T23:11:00Z">
        <w:del w:id="65" w:author="Joshua van Aalst" w:date="2025-12-17T15:37:00Z" w16du:dateUtc="2025-12-17T22:37:00Z">
          <w:r w:rsidR="00E33ACD" w:rsidDel="00261CCD">
            <w:delText>workloads driven by target XPS audiences.</w:delText>
          </w:r>
        </w:del>
      </w:ins>
      <w:del w:id="66" w:author="Joshua van Aalst" w:date="2025-12-17T15:37:00Z" w16du:dateUtc="2025-12-17T22:37:00Z">
        <w:r w:rsidRPr="00E37B50" w:rsidDel="00261CCD">
          <w:delText xml:space="preserve"> there were </w:delText>
        </w:r>
        <w:commentRangeStart w:id="67"/>
        <w:commentRangeStart w:id="68"/>
        <w:r w:rsidRPr="00E37B50" w:rsidDel="00261CCD">
          <w:delText>significant diminishing marginal returns</w:delText>
        </w:r>
        <w:commentRangeEnd w:id="67"/>
        <w:r w:rsidR="001D62C3" w:rsidRPr="00E37B50" w:rsidDel="00261CCD">
          <w:rPr>
            <w:rStyle w:val="CommentReference"/>
            <w:sz w:val="24"/>
            <w:szCs w:val="24"/>
          </w:rPr>
          <w:commentReference w:id="67"/>
        </w:r>
        <w:commentRangeEnd w:id="68"/>
        <w:r w:rsidR="00BB4290" w:rsidRPr="00E37B50" w:rsidDel="00261CCD">
          <w:rPr>
            <w:rStyle w:val="CommentReference"/>
            <w:sz w:val="24"/>
            <w:szCs w:val="24"/>
          </w:rPr>
          <w:commentReference w:id="68"/>
        </w:r>
        <w:r w:rsidRPr="00E37B50" w:rsidDel="00261CCD">
          <w:delText xml:space="preserve"> after you feed them more than 35 watts. They </w:delText>
        </w:r>
      </w:del>
      <w:r w:rsidRPr="00E37B50">
        <w:t xml:space="preserve">felt it made more sense </w:t>
      </w:r>
      <w:ins w:id="69" w:author="Tracy, Phillip" w:date="2025-12-16T17:09:00Z" w16du:dateUtc="2025-12-16T23:09:00Z">
        <w:r>
          <w:t xml:space="preserve">for the target user </w:t>
        </w:r>
      </w:ins>
      <w:r w:rsidRPr="00E37B50">
        <w:t xml:space="preserve">to limit it rather than </w:t>
      </w:r>
      <w:ins w:id="70" w:author="Tracy, Phillip" w:date="2025-12-16T17:09:00Z" w16du:dateUtc="2025-12-16T23:09:00Z">
        <w:r>
          <w:t xml:space="preserve">compromise on design or </w:t>
        </w:r>
      </w:ins>
      <w:r w:rsidRPr="00E37B50">
        <w:t>allow the chassis to get warmer and the battery life to be shorter</w:t>
      </w:r>
      <w:commentRangeStart w:id="71"/>
      <w:r w:rsidRPr="00E37B50">
        <w:t xml:space="preserve">. </w:t>
      </w:r>
      <w:del w:id="72" w:author="Tracy, Phillip" w:date="2025-12-16T17:27:00Z" w16du:dateUtc="2025-12-16T23:27:00Z">
        <w:r w:rsidRPr="00E37B50" w:rsidDel="004A5D46">
          <w:delText xml:space="preserve">I did speak to the team and suggest it would be nice to at least burst to 45 watts for a couple of seconds when plugged into the wall. Most people are doing burst performance tasks anyway. Opening an application, a quick code compile. That sort of thing. Dell’s team said they’ll definitely take a look at this. </w:delText>
        </w:r>
        <w:commentRangeEnd w:id="71"/>
        <w:r w:rsidR="00B560AB" w:rsidRPr="00E37B50" w:rsidDel="004A5D46">
          <w:rPr>
            <w:rStyle w:val="CommentReference"/>
            <w:sz w:val="24"/>
            <w:szCs w:val="24"/>
          </w:rPr>
          <w:commentReference w:id="71"/>
        </w:r>
      </w:del>
    </w:p>
    <w:p w14:paraId="78A79C99" w14:textId="77777777" w:rsidR="00E37B50" w:rsidRPr="00E37B50" w:rsidRDefault="00E37B50" w:rsidP="00E37B50">
      <w:pPr>
        <w:rPr>
          <w:b/>
          <w:bCs/>
        </w:rPr>
      </w:pPr>
      <w:r w:rsidRPr="00E37B50">
        <w:rPr>
          <w:b/>
          <w:bCs/>
        </w:rPr>
        <w:t>Performance modes</w:t>
      </w:r>
    </w:p>
    <w:p w14:paraId="512F88B3" w14:textId="2132D697" w:rsidR="00E37B50" w:rsidRPr="00E37B50" w:rsidRDefault="00E37B50" w:rsidP="00E37B50">
      <w:del w:id="73" w:author="Joshua van Aalst" w:date="2025-12-17T15:40:00Z" w16du:dateUtc="2025-12-17T22:40:00Z">
        <w:r w:rsidRPr="00E37B50" w:rsidDel="00261CCD">
          <w:delText>On performance</w:delText>
        </w:r>
      </w:del>
      <w:ins w:id="74" w:author="Joshua van Aalst" w:date="2025-12-17T15:40:00Z" w16du:dateUtc="2025-12-17T22:40:00Z">
        <w:r w:rsidR="00261CCD">
          <w:t>There are 4 performance modes available. The default Optimized</w:t>
        </w:r>
      </w:ins>
      <w:ins w:id="75" w:author="Joshua van Aalst" w:date="2025-12-17T15:41:00Z" w16du:dateUtc="2025-12-17T22:41:00Z">
        <w:r w:rsidR="00261CCD">
          <w:t xml:space="preserve">, Quiet, Cool, and Ultra Performance. Optimized is essentially their </w:t>
        </w:r>
        <w:proofErr w:type="gramStart"/>
        <w:r w:rsidR="00261CCD">
          <w:t>Balanced</w:t>
        </w:r>
        <w:proofErr w:type="gramEnd"/>
        <w:r w:rsidR="00261CCD">
          <w:t xml:space="preserve"> mode it keeps the burst power at 65 watts but drops the sustain power draw to 19 on the XPS 14 and 27 on the XPS 16. To bump up </w:t>
        </w:r>
      </w:ins>
      <w:ins w:id="76" w:author="Joshua van Aalst" w:date="2025-12-17T15:42:00Z" w16du:dateUtc="2025-12-17T22:42:00Z">
        <w:r w:rsidR="00261CCD">
          <w:t>the sustained wattage you’ll need to run in Ultra Performance Mode</w:t>
        </w:r>
      </w:ins>
      <w:r w:rsidRPr="00E37B50">
        <w:t xml:space="preserve">. </w:t>
      </w:r>
      <w:del w:id="77" w:author="Joshua van Aalst" w:date="2025-12-17T15:42:00Z" w16du:dateUtc="2025-12-17T22:42:00Z">
        <w:r w:rsidRPr="00E37B50" w:rsidDel="00261CCD">
          <w:delText xml:space="preserve">Panther Lake now allows dynamic performance adjustments. On Windows laptops, at least to date, you have to manually change performance modes. For example. You pull out the power the laptop changes to its best battery life settings. This tends to lowers the amount of power the laptop feeds to its CPU. If you run something intensive on battery, it will likely be severely throttled. That’s until you go and change its performance mode back to a higher setting. This is just annoying. Apple figured this out years ago and just has one mode. </w:delText>
        </w:r>
        <w:commentRangeStart w:id="78"/>
        <w:r w:rsidRPr="00E37B50" w:rsidDel="00261CCD">
          <w:delText>So, we are looking forward to Windows laptops like the XPS doing this too</w:delText>
        </w:r>
        <w:commentRangeEnd w:id="78"/>
        <w:r w:rsidR="00C83737" w:rsidRPr="00E37B50" w:rsidDel="00261CCD">
          <w:rPr>
            <w:rStyle w:val="CommentReference"/>
            <w:sz w:val="24"/>
            <w:szCs w:val="24"/>
          </w:rPr>
          <w:commentReference w:id="78"/>
        </w:r>
        <w:r w:rsidRPr="00E37B50" w:rsidDel="00261CCD">
          <w:delText>.</w:delText>
        </w:r>
      </w:del>
    </w:p>
    <w:p w14:paraId="279C2341" w14:textId="77777777" w:rsidR="00E37B50" w:rsidRPr="00E37B50" w:rsidRDefault="00E37B50" w:rsidP="00E37B50">
      <w:pPr>
        <w:rPr>
          <w:b/>
          <w:bCs/>
        </w:rPr>
      </w:pPr>
      <w:r w:rsidRPr="00E37B50">
        <w:rPr>
          <w:b/>
          <w:bCs/>
        </w:rPr>
        <w:t>Trackpad and Keyboard</w:t>
      </w:r>
    </w:p>
    <w:p w14:paraId="2C01417E" w14:textId="28B27D1D" w:rsidR="00E37B50" w:rsidRPr="00E37B50" w:rsidRDefault="00E37B50" w:rsidP="00E37B50">
      <w:r w:rsidRPr="00E37B50">
        <w:t>Other than this. The laptops continue to use haptic trackpads, but as I mentioned you can now</w:t>
      </w:r>
      <w:ins w:id="79" w:author="Tracy, Phillip" w:date="2025-12-16T17:16:00Z" w16du:dateUtc="2025-12-16T23:16:00Z">
        <w:r w:rsidR="00C83737">
          <w:t xml:space="preserve"> see </w:t>
        </w:r>
        <w:commentRangeStart w:id="80"/>
        <w:r w:rsidR="00C83737">
          <w:t>and</w:t>
        </w:r>
      </w:ins>
      <w:commentRangeEnd w:id="80"/>
      <w:ins w:id="81" w:author="Tracy, Phillip" w:date="2025-12-17T13:18:00Z" w16du:dateUtc="2025-12-17T19:18:00Z">
        <w:r w:rsidR="007A5F99">
          <w:rPr>
            <w:rStyle w:val="CommentReference"/>
          </w:rPr>
          <w:commentReference w:id="80"/>
        </w:r>
      </w:ins>
      <w:r w:rsidRPr="00E37B50">
        <w:t xml:space="preserve"> feel where the trackpad begins and ends. The keyboard has </w:t>
      </w:r>
      <w:commentRangeStart w:id="82"/>
      <w:r w:rsidRPr="00E37B50">
        <w:t>.</w:t>
      </w:r>
      <w:ins w:id="83" w:author="Joshua van Aalst" w:date="2025-12-17T15:29:00Z" w16du:dateUtc="2025-12-17T22:29:00Z">
        <w:r w:rsidR="00E63173">
          <w:t>8</w:t>
        </w:r>
      </w:ins>
      <w:del w:id="84" w:author="Joshua van Aalst" w:date="2025-12-17T15:29:00Z" w16du:dateUtc="2025-12-17T22:29:00Z">
        <w:r w:rsidRPr="00E37B50" w:rsidDel="00E63173">
          <w:delText>7</w:delText>
        </w:r>
      </w:del>
      <w:r w:rsidRPr="00E37B50">
        <w:t xml:space="preserve">mm </w:t>
      </w:r>
      <w:commentRangeEnd w:id="82"/>
      <w:r w:rsidR="00C83737" w:rsidRPr="00E37B50">
        <w:rPr>
          <w:rStyle w:val="CommentReference"/>
          <w:sz w:val="24"/>
          <w:szCs w:val="24"/>
        </w:rPr>
        <w:commentReference w:id="82"/>
      </w:r>
      <w:r w:rsidRPr="00E37B50">
        <w:t>of key travel. That’s one of the ways Dell was able to keep these laptops so thin, but they don’t feel as low travel as you would expect. Both Cierra and I did a blind test and guessed the travel was around 1 to 1.2mm.</w:t>
      </w:r>
    </w:p>
    <w:p w14:paraId="473A4030" w14:textId="77777777" w:rsidR="00E37B50" w:rsidRPr="00E37B50" w:rsidRDefault="00E37B50" w:rsidP="00E37B50">
      <w:pPr>
        <w:rPr>
          <w:b/>
          <w:bCs/>
        </w:rPr>
      </w:pPr>
      <w:r w:rsidRPr="00E37B50">
        <w:rPr>
          <w:b/>
          <w:bCs/>
        </w:rPr>
        <w:t>Webcam and Speakers</w:t>
      </w:r>
    </w:p>
    <w:p w14:paraId="20BD3ADF" w14:textId="479C9627" w:rsidR="00E37B50" w:rsidRPr="00E37B50" w:rsidRDefault="00E37B50" w:rsidP="00E37B50">
      <w:r w:rsidRPr="00E37B50">
        <w:t xml:space="preserve">These laptops both have 4k webcams built into the display’s tiny bezels. This is </w:t>
      </w:r>
      <w:proofErr w:type="gramStart"/>
      <w:r w:rsidRPr="00E37B50">
        <w:t>pretty hard</w:t>
      </w:r>
      <w:proofErr w:type="gramEnd"/>
      <w:r w:rsidRPr="00E37B50">
        <w:t xml:space="preserve"> to achieve given how thin the displays are. They also have Window hello facial recognition, but they don’t have a fingerprint reader. Now, when it comes to speakers, you are in for a </w:t>
      </w:r>
      <w:r w:rsidRPr="00E37B50">
        <w:lastRenderedPageBreak/>
        <w:t xml:space="preserve">treat. A real treat. These have 2 </w:t>
      </w:r>
      <w:del w:id="85" w:author="Joshua van Aalst" w:date="2025-12-17T15:29:00Z" w16du:dateUtc="2025-12-17T22:29:00Z">
        <w:r w:rsidRPr="00E37B50" w:rsidDel="00E63173">
          <w:delText xml:space="preserve">front facing </w:delText>
        </w:r>
      </w:del>
      <w:ins w:id="86" w:author="Joshua van Aalst" w:date="2025-12-17T15:29:00Z" w16du:dateUtc="2025-12-17T22:29:00Z">
        <w:r w:rsidR="00E63173">
          <w:t xml:space="preserve">top firing </w:t>
        </w:r>
      </w:ins>
      <w:r w:rsidRPr="00E37B50">
        <w:t xml:space="preserve">speakers </w:t>
      </w:r>
      <w:del w:id="87" w:author="Joshua van Aalst" w:date="2025-12-17T15:30:00Z" w16du:dateUtc="2025-12-17T22:30:00Z">
        <w:r w:rsidRPr="00E37B50" w:rsidDel="00E63173">
          <w:delText xml:space="preserve">underneath </w:delText>
        </w:r>
      </w:del>
      <w:ins w:id="88" w:author="Joshua van Aalst" w:date="2025-12-17T15:30:00Z" w16du:dateUtc="2025-12-17T22:30:00Z">
        <w:r w:rsidR="00E63173">
          <w:t xml:space="preserve">that come through the </w:t>
        </w:r>
      </w:ins>
      <w:del w:id="89" w:author="Joshua van Aalst" w:date="2025-12-17T15:30:00Z" w16du:dateUtc="2025-12-17T22:30:00Z">
        <w:r w:rsidRPr="00E37B50" w:rsidDel="00E63173">
          <w:delText xml:space="preserve">the </w:delText>
        </w:r>
      </w:del>
      <w:r w:rsidRPr="00E37B50">
        <w:t xml:space="preserve">keyboard </w:t>
      </w:r>
      <w:del w:id="90" w:author="Joshua van Aalst" w:date="2025-12-17T15:30:00Z" w16du:dateUtc="2025-12-17T22:30:00Z">
        <w:r w:rsidRPr="00E37B50" w:rsidDel="00E63173">
          <w:delText>deck</w:delText>
        </w:r>
      </w:del>
      <w:ins w:id="91" w:author="Joshua van Aalst" w:date="2025-12-17T15:30:00Z" w16du:dateUtc="2025-12-17T22:30:00Z">
        <w:r w:rsidR="00E63173">
          <w:t>that’s why there are no grills</w:t>
        </w:r>
      </w:ins>
      <w:del w:id="92" w:author="Joshua van Aalst" w:date="2025-12-17T15:30:00Z" w16du:dateUtc="2025-12-17T22:30:00Z">
        <w:r w:rsidRPr="00E37B50" w:rsidDel="00E63173">
          <w:delText>,</w:delText>
        </w:r>
      </w:del>
      <w:ins w:id="93" w:author="Joshua van Aalst" w:date="2025-12-17T15:30:00Z" w16du:dateUtc="2025-12-17T22:30:00Z">
        <w:r w:rsidR="00E63173">
          <w:t>.</w:t>
        </w:r>
      </w:ins>
      <w:r w:rsidRPr="00E37B50">
        <w:t xml:space="preserve"> </w:t>
      </w:r>
      <w:del w:id="94" w:author="Joshua van Aalst" w:date="2025-12-17T15:30:00Z" w16du:dateUtc="2025-12-17T22:30:00Z">
        <w:r w:rsidRPr="00E37B50" w:rsidDel="00E63173">
          <w:delText>and t</w:delText>
        </w:r>
      </w:del>
      <w:ins w:id="95" w:author="Joshua van Aalst" w:date="2025-12-17T15:30:00Z" w16du:dateUtc="2025-12-17T22:30:00Z">
        <w:r w:rsidR="00E63173">
          <w:t>T</w:t>
        </w:r>
      </w:ins>
      <w:r w:rsidRPr="00E37B50">
        <w:t xml:space="preserve">hen </w:t>
      </w:r>
      <w:ins w:id="96" w:author="Joshua van Aalst" w:date="2025-12-17T15:30:00Z" w16du:dateUtc="2025-12-17T22:30:00Z">
        <w:r w:rsidR="00E63173">
          <w:t xml:space="preserve">there are </w:t>
        </w:r>
      </w:ins>
      <w:r w:rsidRPr="00E37B50">
        <w:t xml:space="preserve">2 downward facing woofers. The sound gets very loud. Room filling without distorting. They sound clear with good stereo separation. Guys, I think we finally have </w:t>
      </w:r>
      <w:proofErr w:type="gramStart"/>
      <w:r w:rsidRPr="00E37B50">
        <w:t>competitor</w:t>
      </w:r>
      <w:proofErr w:type="gramEnd"/>
      <w:r w:rsidRPr="00E37B50">
        <w:t xml:space="preserve">, to the MacBook Pro, at least for speakers. </w:t>
      </w:r>
      <w:proofErr w:type="gramStart"/>
      <w:r w:rsidRPr="00E37B50">
        <w:t>Actually, while</w:t>
      </w:r>
      <w:proofErr w:type="gramEnd"/>
      <w:r w:rsidRPr="00E37B50">
        <w:t xml:space="preserve"> we’re on the MacBook Pro. The XPS 14 is thinner, smaller, lighter, yet feels just as well built.</w:t>
      </w:r>
    </w:p>
    <w:p w14:paraId="168830CA" w14:textId="77777777" w:rsidR="00E37B50" w:rsidRPr="00E37B50" w:rsidRDefault="00E37B50" w:rsidP="00E37B50">
      <w:pPr>
        <w:rPr>
          <w:b/>
          <w:bCs/>
        </w:rPr>
      </w:pPr>
      <w:r w:rsidRPr="00E37B50">
        <w:rPr>
          <w:b/>
          <w:bCs/>
        </w:rPr>
        <w:t>Ports</w:t>
      </w:r>
    </w:p>
    <w:p w14:paraId="01C47C92" w14:textId="364EBBA7" w:rsidR="00E37B50" w:rsidRPr="00E37B50" w:rsidRDefault="00E37B50" w:rsidP="00E37B50">
      <w:r w:rsidRPr="00E37B50">
        <w:t xml:space="preserve">But the MacBook Pro has more ports. The XPS only has 3 USB C Thunderbolt 4 ports and a headphone mic combo jack. Since there is a USB C port on both sides, you can charge on either side of the laptop. </w:t>
      </w:r>
      <w:del w:id="97" w:author="Joshua van Aalst" w:date="2025-12-17T15:33:00Z" w16du:dateUtc="2025-12-17T22:33:00Z">
        <w:r w:rsidRPr="00E37B50" w:rsidDel="008063F7">
          <w:delText>Weirdly enough both t</w:delText>
        </w:r>
      </w:del>
      <w:ins w:id="98" w:author="Joshua van Aalst" w:date="2025-12-17T15:33:00Z" w16du:dateUtc="2025-12-17T22:33:00Z">
        <w:r w:rsidR="008063F7">
          <w:t>T</w:t>
        </w:r>
      </w:ins>
      <w:r w:rsidRPr="00E37B50">
        <w:t xml:space="preserve">he XPS 14 and 16 </w:t>
      </w:r>
      <w:ins w:id="99" w:author="Joshua van Aalst" w:date="2025-12-17T15:33:00Z" w16du:dateUtc="2025-12-17T22:33:00Z">
        <w:r w:rsidR="008063F7">
          <w:t xml:space="preserve">both </w:t>
        </w:r>
      </w:ins>
      <w:r w:rsidRPr="00E37B50">
        <w:t xml:space="preserve">come with </w:t>
      </w:r>
      <w:proofErr w:type="gramStart"/>
      <w:r w:rsidRPr="00E37B50">
        <w:t>100 watt</w:t>
      </w:r>
      <w:proofErr w:type="gramEnd"/>
      <w:r w:rsidRPr="00E37B50">
        <w:t xml:space="preserve"> chargers.</w:t>
      </w:r>
      <w:ins w:id="100" w:author="Joshua van Aalst" w:date="2025-12-17T15:33:00Z" w16du:dateUtc="2025-12-17T22:33:00Z">
        <w:r w:rsidR="008063F7">
          <w:t xml:space="preserve"> You may be surprised by </w:t>
        </w:r>
      </w:ins>
      <w:ins w:id="101" w:author="Joshua van Aalst" w:date="2025-12-17T15:34:00Z" w16du:dateUtc="2025-12-17T22:34:00Z">
        <w:r w:rsidR="008063F7">
          <w:t xml:space="preserve">such a high </w:t>
        </w:r>
        <w:proofErr w:type="gramStart"/>
        <w:r w:rsidR="008063F7">
          <w:t>wattage</w:t>
        </w:r>
        <w:proofErr w:type="gramEnd"/>
        <w:r w:rsidR="008063F7">
          <w:t xml:space="preserve"> but </w:t>
        </w:r>
        <w:proofErr w:type="spellStart"/>
        <w:proofErr w:type="gramStart"/>
        <w:r w:rsidR="008063F7">
          <w:t>its</w:t>
        </w:r>
        <w:proofErr w:type="spellEnd"/>
        <w:proofErr w:type="gramEnd"/>
        <w:r w:rsidR="008063F7">
          <w:t xml:space="preserve"> needed to enable express charging, which gives you up to 80% charge in just 40 minutes. Also keep in mind both these laptops can boost the CPU to 65 watts of power. </w:t>
        </w:r>
      </w:ins>
      <w:ins w:id="102" w:author="Joshua van Aalst" w:date="2025-12-17T15:35:00Z" w16du:dateUtc="2025-12-17T22:35:00Z">
        <w:r w:rsidR="008063F7">
          <w:t xml:space="preserve">And check this out guys, this </w:t>
        </w:r>
        <w:proofErr w:type="gramStart"/>
        <w:r w:rsidR="008063F7">
          <w:t>100 watt</w:t>
        </w:r>
        <w:proofErr w:type="gramEnd"/>
        <w:r w:rsidR="008063F7">
          <w:t xml:space="preserve"> charger is tiny, </w:t>
        </w:r>
        <w:proofErr w:type="gramStart"/>
        <w:r w:rsidR="008063F7">
          <w:t>its</w:t>
        </w:r>
        <w:proofErr w:type="gramEnd"/>
        <w:r w:rsidR="008063F7">
          <w:t xml:space="preserve"> literally the size of some of our small </w:t>
        </w:r>
        <w:proofErr w:type="gramStart"/>
        <w:r w:rsidR="008063F7">
          <w:t>65 watt</w:t>
        </w:r>
        <w:proofErr w:type="gramEnd"/>
        <w:r w:rsidR="008063F7">
          <w:t xml:space="preserve"> chargers. </w:t>
        </w:r>
      </w:ins>
      <w:del w:id="103" w:author="Joshua van Aalst" w:date="2025-12-17T15:34:00Z" w16du:dateUtc="2025-12-17T22:34:00Z">
        <w:r w:rsidRPr="00E37B50" w:rsidDel="008063F7">
          <w:delText xml:space="preserve"> </w:delText>
        </w:r>
        <w:commentRangeStart w:id="104"/>
        <w:r w:rsidRPr="00E37B50" w:rsidDel="008063F7">
          <w:delText>This kind of surprised me</w:delText>
        </w:r>
        <w:commentRangeEnd w:id="104"/>
        <w:r w:rsidR="00F77E65" w:rsidRPr="00E37B50" w:rsidDel="008063F7">
          <w:rPr>
            <w:rStyle w:val="CommentReference"/>
            <w:sz w:val="24"/>
            <w:szCs w:val="24"/>
          </w:rPr>
          <w:commentReference w:id="104"/>
        </w:r>
        <w:r w:rsidRPr="00E37B50" w:rsidDel="008063F7">
          <w:delText xml:space="preserve">. I don’t see why a laptop that feeds its processor more than 25 watts needs such a large charger. I would expect 65 watts at most. </w:delText>
        </w:r>
      </w:del>
      <w:del w:id="105" w:author="Joshua van Aalst" w:date="2025-12-17T15:35:00Z" w16du:dateUtc="2025-12-17T22:35:00Z">
        <w:r w:rsidRPr="00E37B50" w:rsidDel="008063F7">
          <w:delText>Also</w:delText>
        </w:r>
      </w:del>
      <w:ins w:id="106" w:author="Joshua van Aalst" w:date="2025-12-17T15:35:00Z" w16du:dateUtc="2025-12-17T22:35:00Z">
        <w:r w:rsidR="008063F7">
          <w:t>Finally on ports</w:t>
        </w:r>
      </w:ins>
      <w:r w:rsidRPr="00E37B50">
        <w:t xml:space="preserve">, </w:t>
      </w:r>
      <w:proofErr w:type="gramStart"/>
      <w:r w:rsidRPr="00E37B50">
        <w:t>Apparently</w:t>
      </w:r>
      <w:proofErr w:type="gramEnd"/>
      <w:r w:rsidRPr="00E37B50">
        <w:t xml:space="preserve"> you can get a Kensington lock that works with one of these USB C ports, but I don’t have any info on that.</w:t>
      </w:r>
    </w:p>
    <w:p w14:paraId="69EB8F94" w14:textId="77777777" w:rsidR="00E37B50" w:rsidRPr="00E37B50" w:rsidRDefault="00E37B50" w:rsidP="00E37B50">
      <w:r w:rsidRPr="00E37B50">
        <w:rPr>
          <w:b/>
          <w:bCs/>
        </w:rPr>
        <w:t>Internals</w:t>
      </w:r>
    </w:p>
    <w:p w14:paraId="0CF016DC" w14:textId="2969185C" w:rsidR="00E37B50" w:rsidRPr="00E37B50" w:rsidRDefault="00E37B50" w:rsidP="00E37B50">
      <w:pPr>
        <w:rPr>
          <w:b/>
          <w:bCs/>
        </w:rPr>
      </w:pPr>
      <w:r w:rsidRPr="00E37B50">
        <w:t>Lastly, you get Wi-Fi 7</w:t>
      </w:r>
      <w:ins w:id="107" w:author="Tracy, Phillip" w:date="2025-12-16T17:18:00Z" w16du:dateUtc="2025-12-16T23:18:00Z">
        <w:r w:rsidR="00314255">
          <w:t xml:space="preserve"> and Bluetooth 6</w:t>
        </w:r>
      </w:ins>
      <w:r w:rsidRPr="00E37B50">
        <w:t>, and there are options for PCIE</w:t>
      </w:r>
      <w:ins w:id="108" w:author="Tracy, Phillip" w:date="2025-12-16T17:18:00Z" w16du:dateUtc="2025-12-16T23:18:00Z">
        <w:r w:rsidR="00314255">
          <w:t xml:space="preserve"> Gen</w:t>
        </w:r>
      </w:ins>
      <w:r w:rsidRPr="00E37B50">
        <w:t xml:space="preserve"> 5 SSDs as well as PCIE </w:t>
      </w:r>
      <w:ins w:id="109" w:author="Tracy, Phillip" w:date="2025-12-16T17:18:00Z" w16du:dateUtc="2025-12-16T23:18:00Z">
        <w:r w:rsidR="00314255">
          <w:t xml:space="preserve">Gen </w:t>
        </w:r>
      </w:ins>
      <w:commentRangeStart w:id="110"/>
      <w:r w:rsidRPr="00E37B50">
        <w:t>4</w:t>
      </w:r>
      <w:commentRangeEnd w:id="110"/>
      <w:r w:rsidR="007A5F99">
        <w:rPr>
          <w:rStyle w:val="CommentReference"/>
        </w:rPr>
        <w:commentReference w:id="110"/>
      </w:r>
      <w:r w:rsidRPr="00E37B50">
        <w:t>.</w:t>
      </w:r>
    </w:p>
    <w:p w14:paraId="71A9A43A" w14:textId="77777777" w:rsidR="00E37B50" w:rsidRPr="00E37B50" w:rsidRDefault="00E37B50" w:rsidP="00E37B50">
      <w:pPr>
        <w:rPr>
          <w:b/>
          <w:bCs/>
        </w:rPr>
      </w:pPr>
      <w:r w:rsidRPr="00E37B50">
        <w:rPr>
          <w:b/>
          <w:bCs/>
        </w:rPr>
        <w:t>Dedicated GPU</w:t>
      </w:r>
    </w:p>
    <w:p w14:paraId="140E28A7" w14:textId="77777777" w:rsidR="00E37B50" w:rsidRPr="00E37B50" w:rsidRDefault="00E37B50" w:rsidP="00E37B50">
      <w:r w:rsidRPr="00E37B50">
        <w:t xml:space="preserve">Finally, you might be asking, as I was, what happened to the dedicated GPUs. Many content creators loved using XPS laptops. Heck, even some people like buying these for coding and want to do some gaming. Dell announced they are coming out with a slim Alienware 16inch laptop, which should appeal to some of you guys. It’s basically 50% the size of the current Alienware 16 Area 51 and weighs a lot less. Dell also made it clear that these are not the only laptops coming in the XPS range, and we should hang tight. They hear us that we want an XPS with a dedicated GPU and more ports like an SD card reader. Particularly, in a 16inch form </w:t>
      </w:r>
      <w:commentRangeStart w:id="111"/>
      <w:commentRangeStart w:id="112"/>
      <w:r w:rsidRPr="00E37B50">
        <w:t>factor</w:t>
      </w:r>
      <w:commentRangeEnd w:id="111"/>
      <w:r w:rsidR="000378CA" w:rsidRPr="00E37B50">
        <w:rPr>
          <w:rStyle w:val="CommentReference"/>
          <w:sz w:val="24"/>
          <w:szCs w:val="24"/>
        </w:rPr>
        <w:commentReference w:id="111"/>
      </w:r>
      <w:commentRangeEnd w:id="112"/>
      <w:r w:rsidR="00E63173">
        <w:rPr>
          <w:rStyle w:val="CommentReference"/>
        </w:rPr>
        <w:commentReference w:id="112"/>
      </w:r>
      <w:r w:rsidRPr="00E37B50">
        <w:t>.</w:t>
      </w:r>
    </w:p>
    <w:p w14:paraId="7E3A5193" w14:textId="77777777" w:rsidR="00E37B50" w:rsidRPr="00E37B50" w:rsidRDefault="00E37B50" w:rsidP="00E37B50">
      <w:r w:rsidRPr="00E37B50">
        <w:t xml:space="preserve">So, with that said, I’m going to wrap. Overall, I think </w:t>
      </w:r>
      <w:proofErr w:type="gramStart"/>
      <w:r w:rsidRPr="00E37B50">
        <w:t>both of these</w:t>
      </w:r>
      <w:proofErr w:type="gramEnd"/>
      <w:r w:rsidRPr="00E37B50">
        <w:t xml:space="preserve"> laptops are going to be very compelling for people who want a MacBook like experience in a Windows laptop who don’t need a powerful GPU.</w:t>
      </w:r>
    </w:p>
    <w:p w14:paraId="1E587C79" w14:textId="77777777" w:rsidR="00E37B50" w:rsidRPr="00E37B50" w:rsidRDefault="00E37B50" w:rsidP="00E37B50">
      <w:r w:rsidRPr="00E37B50">
        <w:lastRenderedPageBreak/>
        <w:t xml:space="preserve">Make sure you’re subscribed </w:t>
      </w:r>
      <w:proofErr w:type="gramStart"/>
      <w:r w:rsidRPr="00E37B50">
        <w:t>with</w:t>
      </w:r>
      <w:proofErr w:type="gramEnd"/>
      <w:r w:rsidRPr="00E37B50">
        <w:t xml:space="preserve"> the notification bell on as we have a lot more of these product announcement videos coming, and of course we’re hoping that we’ll be the first out the gate with a detailed review of these laptops packed with test results. As always if you are in the market to buy a laptop, </w:t>
      </w:r>
      <w:proofErr w:type="gramStart"/>
      <w:r w:rsidRPr="00E37B50">
        <w:t>definitely head</w:t>
      </w:r>
      <w:proofErr w:type="gramEnd"/>
      <w:r w:rsidRPr="00E37B50">
        <w:t xml:space="preserve"> over to our website best </w:t>
      </w:r>
      <w:proofErr w:type="gramStart"/>
      <w:r w:rsidRPr="00E37B50">
        <w:t>laptop .</w:t>
      </w:r>
      <w:proofErr w:type="gramEnd"/>
      <w:r w:rsidRPr="00E37B50">
        <w:t xml:space="preserve"> deals. We list all our favorite laptops there. We track prices right across </w:t>
      </w:r>
      <w:proofErr w:type="gramStart"/>
      <w:r w:rsidRPr="00E37B50">
        <w:t>retails</w:t>
      </w:r>
      <w:proofErr w:type="gramEnd"/>
      <w:r w:rsidRPr="00E37B50">
        <w:t xml:space="preserve"> so you know where to buy from and when to buy.</w:t>
      </w:r>
    </w:p>
    <w:p w14:paraId="43AC0267" w14:textId="77777777" w:rsidR="00E37B50" w:rsidRPr="00E37B50" w:rsidRDefault="00E37B50" w:rsidP="00E37B50">
      <w:r w:rsidRPr="00E37B50">
        <w:t xml:space="preserve">Oh, you’re still here. Some bonus announcements from Dell. They are going to offer OLED screens in their Alienware laptops. These will have new anti-glare coating making them look almost matte but with a little more vibrancy </w:t>
      </w:r>
      <w:proofErr w:type="gramStart"/>
      <w:r w:rsidRPr="00E37B50">
        <w:t>to</w:t>
      </w:r>
      <w:proofErr w:type="gramEnd"/>
      <w:r w:rsidRPr="00E37B50">
        <w:t xml:space="preserve"> them. Catch you later</w:t>
      </w:r>
    </w:p>
    <w:p w14:paraId="4F711DCA" w14:textId="77777777" w:rsidR="006507D0" w:rsidRDefault="006507D0"/>
    <w:sectPr w:rsidR="006507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cy, Phillip" w:date="2025-12-16T17:19:00Z" w:initials="PT">
    <w:p w14:paraId="1472B907" w14:textId="77777777" w:rsidR="00372FA2" w:rsidRDefault="007B7A2B" w:rsidP="00372FA2">
      <w:pPr>
        <w:pStyle w:val="CommentText"/>
      </w:pPr>
      <w:r>
        <w:rPr>
          <w:rStyle w:val="CommentReference"/>
        </w:rPr>
        <w:annotationRef/>
      </w:r>
      <w:r w:rsidR="00372FA2">
        <w:t>Requested Edit: This suggests the product line failed and was discontinued (rather than the name going away). Please consider softening or specifying</w:t>
      </w:r>
    </w:p>
  </w:comment>
  <w:comment w:id="12" w:author="Tracy, Phillip" w:date="2025-12-16T17:02:00Z" w:initials="PT">
    <w:p w14:paraId="0C5B0173" w14:textId="053A4DC5" w:rsidR="00E65A9C" w:rsidRDefault="00E37B50" w:rsidP="00E65A9C">
      <w:pPr>
        <w:pStyle w:val="CommentText"/>
      </w:pPr>
      <w:r>
        <w:rPr>
          <w:rStyle w:val="CommentReference"/>
        </w:rPr>
        <w:annotationRef/>
      </w:r>
      <w:r w:rsidR="00E65A9C">
        <w:t>Suggested Edit: Please consider changing to “see and feel” as the visual boundary is a key element.</w:t>
      </w:r>
    </w:p>
  </w:comment>
  <w:comment w:id="14" w:author="Tracy, Phillip" w:date="2025-12-17T13:18:00Z" w:initials="PT">
    <w:p w14:paraId="313CBF2E" w14:textId="77777777" w:rsidR="007A5F99" w:rsidRDefault="007A5F99" w:rsidP="007A5F99">
      <w:pPr>
        <w:pStyle w:val="CommentText"/>
      </w:pPr>
      <w:r>
        <w:rPr>
          <w:rStyle w:val="CommentReference"/>
        </w:rPr>
        <w:annotationRef/>
      </w:r>
      <w:r>
        <w:t>Suggested edit</w:t>
      </w:r>
    </w:p>
  </w:comment>
  <w:comment w:id="15" w:author="Joshua van Aalst" w:date="2025-12-17T15:08:00Z" w:initials="Jv">
    <w:p w14:paraId="5C882D2B" w14:textId="77777777" w:rsidR="00E57101" w:rsidRDefault="00E57101" w:rsidP="00E57101">
      <w:pPr>
        <w:pStyle w:val="CommentText"/>
      </w:pPr>
      <w:r>
        <w:rPr>
          <w:rStyle w:val="CommentReference"/>
        </w:rPr>
        <w:annotationRef/>
      </w:r>
      <w:r>
        <w:t>Most people won’t know this and don’t care. I think is more confusing and doesn’t help the flow.</w:t>
      </w:r>
    </w:p>
  </w:comment>
  <w:comment w:id="26" w:author="Tracy, Phillip" w:date="2025-12-16T17:03:00Z" w:initials="PT">
    <w:p w14:paraId="18597279" w14:textId="10EC15F4" w:rsidR="00E65A9C" w:rsidRDefault="00E37B50" w:rsidP="00E65A9C">
      <w:pPr>
        <w:pStyle w:val="CommentText"/>
      </w:pPr>
      <w:r>
        <w:rPr>
          <w:rStyle w:val="CommentReference"/>
        </w:rPr>
        <w:annotationRef/>
      </w:r>
      <w:r w:rsidR="00E65A9C">
        <w:t>Suggested Edit: Please consider “lighter weight” as the statement on its own makes them sound heavy (until the following points)</w:t>
      </w:r>
    </w:p>
  </w:comment>
  <w:comment w:id="38" w:author="Tracy, Phillip" w:date="2025-12-16T17:06:00Z" w:initials="PT">
    <w:p w14:paraId="554DF482" w14:textId="77777777" w:rsidR="00E65A9C" w:rsidRDefault="00E37B50" w:rsidP="00E65A9C">
      <w:pPr>
        <w:pStyle w:val="CommentText"/>
      </w:pPr>
      <w:r>
        <w:rPr>
          <w:rStyle w:val="CommentReference"/>
        </w:rPr>
        <w:annotationRef/>
      </w:r>
      <w:r w:rsidR="00E65A9C">
        <w:t xml:space="preserve">REQUESTED edit: Correction*: XPS Tandem OLED supports True Black 500 and is capable of max 500 nits. However, typical peak brightness is 400 nits. Moreover, OLED improved contrast ratios make colors pop more than the LCD. </w:t>
      </w:r>
    </w:p>
  </w:comment>
  <w:comment w:id="59" w:author="Tracy, Phillip" w:date="2025-12-17T10:48:00Z" w:initials="PT">
    <w:p w14:paraId="3E2F4DF0" w14:textId="77777777" w:rsidR="00E65A9C" w:rsidRDefault="0038673C" w:rsidP="00E65A9C">
      <w:pPr>
        <w:pStyle w:val="CommentText"/>
      </w:pPr>
      <w:r>
        <w:rPr>
          <w:rStyle w:val="CommentReference"/>
        </w:rPr>
        <w:annotationRef/>
      </w:r>
      <w:r w:rsidR="00E65A9C">
        <w:t>Suggested edit: Please reconsider phrasing with update on ability to achieve 65w</w:t>
      </w:r>
    </w:p>
  </w:comment>
  <w:comment w:id="67" w:author="Tracy, Phillip" w:date="2025-12-16T17:12:00Z" w:initials="PT">
    <w:p w14:paraId="2388B622" w14:textId="77777777" w:rsidR="00E65A9C" w:rsidRDefault="001D62C3" w:rsidP="00E65A9C">
      <w:pPr>
        <w:pStyle w:val="CommentText"/>
      </w:pPr>
      <w:r>
        <w:rPr>
          <w:rStyle w:val="CommentReference"/>
        </w:rPr>
        <w:annotationRef/>
      </w:r>
      <w:r w:rsidR="00E65A9C">
        <w:t>REQUESTED edit: More context needed: we would not say there were “significant diminishing returns” but rather that we struck a performance balance for the target XPS audience (which your subsequent sentences do a good job of explaining). Please see suggested edit</w:t>
      </w:r>
    </w:p>
  </w:comment>
  <w:comment w:id="68" w:author="Tracy, Phillip" w:date="2025-12-16T17:31:00Z" w:initials="PT">
    <w:p w14:paraId="4355AC28" w14:textId="0F0AF6EE" w:rsidR="00BB4290" w:rsidRDefault="00BB4290" w:rsidP="00BB4290">
      <w:pPr>
        <w:pStyle w:val="CommentText"/>
      </w:pPr>
      <w:r>
        <w:rPr>
          <w:rStyle w:val="CommentReference"/>
        </w:rPr>
        <w:annotationRef/>
      </w:r>
      <w:r>
        <w:t>+ see comment below on bursts.</w:t>
      </w:r>
    </w:p>
  </w:comment>
  <w:comment w:id="71" w:author="Tracy, Phillip" w:date="2025-12-16T17:15:00Z" w:initials="PT">
    <w:p w14:paraId="5249D07B" w14:textId="77777777" w:rsidR="00E65A9C" w:rsidRDefault="00B560AB" w:rsidP="00E65A9C">
      <w:pPr>
        <w:pStyle w:val="CommentText"/>
      </w:pPr>
      <w:r>
        <w:rPr>
          <w:rStyle w:val="CommentReference"/>
        </w:rPr>
        <w:annotationRef/>
      </w:r>
      <w:r w:rsidR="00E65A9C">
        <w:t>REQUESTED edit: Correction - This is inaccurate (apologies if we misled). We ARE enabling higher burst wattage. Both XPS 14 and 16 can deliver up to 65W under load for full turbo (boost) performance. We dynamically control the power through multiple advanced policies including Intel’s Dynamic Tuning Technology as well as our own capabilities in our embedded controller.</w:t>
      </w:r>
    </w:p>
  </w:comment>
  <w:comment w:id="78" w:author="Tracy, Phillip" w:date="2025-12-16T17:16:00Z" w:initials="PT">
    <w:p w14:paraId="0DAF54B0" w14:textId="77777777" w:rsidR="00372FA2" w:rsidRDefault="00C83737" w:rsidP="00372FA2">
      <w:pPr>
        <w:pStyle w:val="CommentText"/>
      </w:pPr>
      <w:r>
        <w:rPr>
          <w:rStyle w:val="CommentReference"/>
        </w:rPr>
        <w:annotationRef/>
      </w:r>
      <w:r w:rsidR="00372FA2">
        <w:t xml:space="preserve">Additional context: </w:t>
      </w:r>
      <w:r w:rsidR="00372FA2">
        <w:br/>
      </w:r>
      <w:r w:rsidR="00372FA2">
        <w:br/>
      </w:r>
    </w:p>
    <w:p w14:paraId="1A509445" w14:textId="77777777" w:rsidR="00372FA2" w:rsidRDefault="00372FA2" w:rsidP="00372FA2">
      <w:pPr>
        <w:pStyle w:val="CommentText"/>
      </w:pPr>
      <w:r>
        <w:t>Performance modes are managed in Dell Optimizer.</w:t>
      </w:r>
    </w:p>
    <w:p w14:paraId="2054D49D" w14:textId="77777777" w:rsidR="00372FA2" w:rsidRDefault="00372FA2" w:rsidP="00372FA2">
      <w:pPr>
        <w:pStyle w:val="CommentText"/>
      </w:pPr>
      <w:r>
        <w:t>They can be found in the Dell Optimizer tool under "Power &amp; Battery" then under "Thermal Management"</w:t>
      </w:r>
    </w:p>
    <w:p w14:paraId="716D51B1" w14:textId="77777777" w:rsidR="00372FA2" w:rsidRDefault="00372FA2" w:rsidP="00372FA2">
      <w:pPr>
        <w:pStyle w:val="CommentText"/>
      </w:pPr>
      <w:r>
        <w:t>Dell ships systems in "Optimized" mode, which is what most users will be happy with and never change.</w:t>
      </w:r>
    </w:p>
    <w:p w14:paraId="09E3D828" w14:textId="77777777" w:rsidR="00372FA2" w:rsidRDefault="00372FA2" w:rsidP="00372FA2">
      <w:pPr>
        <w:pStyle w:val="CommentText"/>
      </w:pPr>
      <w:r>
        <w:t>Dell offers 3 other modes for those who want to tune their system for a particular task:</w:t>
      </w:r>
    </w:p>
    <w:p w14:paraId="04E83CE5" w14:textId="77777777" w:rsidR="00372FA2" w:rsidRDefault="00372FA2" w:rsidP="00372FA2">
      <w:pPr>
        <w:pStyle w:val="CommentText"/>
      </w:pPr>
      <w:r>
        <w:t>"Ultra Performance" / "Quiet" / "Cool" (those modes are self-descriptive of what they do)</w:t>
      </w:r>
    </w:p>
    <w:p w14:paraId="5C74BFCF" w14:textId="77777777" w:rsidR="00372FA2" w:rsidRDefault="00372FA2" w:rsidP="00372FA2">
      <w:pPr>
        <w:pStyle w:val="CommentText"/>
      </w:pPr>
      <w:r>
        <w:t>Ultra Performance mode delivers higher performance (with higher thermals)</w:t>
      </w:r>
    </w:p>
    <w:p w14:paraId="05EF3EE5" w14:textId="77777777" w:rsidR="00372FA2" w:rsidRDefault="00372FA2" w:rsidP="00372FA2">
      <w:pPr>
        <w:pStyle w:val="CommentText"/>
      </w:pPr>
      <w:r>
        <w:t>Quiet mode focuses on capping fan noise to a select level</w:t>
      </w:r>
    </w:p>
    <w:p w14:paraId="464C90BC" w14:textId="77777777" w:rsidR="00372FA2" w:rsidRDefault="00372FA2" w:rsidP="00372FA2">
      <w:pPr>
        <w:pStyle w:val="CommentText"/>
      </w:pPr>
      <w:r>
        <w:t>Cool mode focuses on capping skin temperature to a select level</w:t>
      </w:r>
    </w:p>
    <w:p w14:paraId="02596952" w14:textId="77777777" w:rsidR="00372FA2" w:rsidRDefault="00372FA2" w:rsidP="00372FA2">
      <w:pPr>
        <w:pStyle w:val="CommentText"/>
      </w:pPr>
      <w:r>
        <w:t> </w:t>
      </w:r>
    </w:p>
    <w:p w14:paraId="3B2A2D48" w14:textId="77777777" w:rsidR="00372FA2" w:rsidRDefault="00372FA2" w:rsidP="00372FA2">
      <w:pPr>
        <w:pStyle w:val="CommentText"/>
      </w:pPr>
      <w:r>
        <w:t>XPS 14 sustained power specs:</w:t>
      </w:r>
    </w:p>
    <w:p w14:paraId="5C17E95D" w14:textId="77777777" w:rsidR="00372FA2" w:rsidRDefault="00372FA2" w:rsidP="00372FA2">
      <w:pPr>
        <w:pStyle w:val="CommentText"/>
      </w:pPr>
      <w:r>
        <w:t>Optimized mode: 19W*</w:t>
      </w:r>
    </w:p>
    <w:p w14:paraId="1C608D33" w14:textId="77777777" w:rsidR="00372FA2" w:rsidRDefault="00372FA2" w:rsidP="00372FA2">
      <w:pPr>
        <w:pStyle w:val="CommentText"/>
      </w:pPr>
      <w:r>
        <w:t>Ultra Performance mode: 25W*</w:t>
      </w:r>
    </w:p>
    <w:p w14:paraId="3F158D08" w14:textId="77777777" w:rsidR="00372FA2" w:rsidRDefault="00372FA2" w:rsidP="00372FA2">
      <w:pPr>
        <w:pStyle w:val="CommentText"/>
      </w:pPr>
      <w:r>
        <w:t> </w:t>
      </w:r>
    </w:p>
    <w:p w14:paraId="38D04BE4" w14:textId="77777777" w:rsidR="00372FA2" w:rsidRDefault="00372FA2" w:rsidP="00372FA2">
      <w:pPr>
        <w:pStyle w:val="CommentText"/>
      </w:pPr>
      <w:r>
        <w:t>XPS 16 sustained power specs:</w:t>
      </w:r>
    </w:p>
    <w:p w14:paraId="29FC3775" w14:textId="77777777" w:rsidR="00372FA2" w:rsidRDefault="00372FA2" w:rsidP="00372FA2">
      <w:pPr>
        <w:pStyle w:val="CommentText"/>
      </w:pPr>
      <w:r>
        <w:t>Optimized Mode:  27W*</w:t>
      </w:r>
    </w:p>
    <w:p w14:paraId="4BE83DDF" w14:textId="77777777" w:rsidR="00372FA2" w:rsidRDefault="00372FA2" w:rsidP="00372FA2">
      <w:pPr>
        <w:pStyle w:val="CommentText"/>
      </w:pPr>
      <w:r>
        <w:t>Ultra Performance mode:  35W*</w:t>
      </w:r>
    </w:p>
    <w:p w14:paraId="279A80F6" w14:textId="77777777" w:rsidR="00372FA2" w:rsidRDefault="00372FA2" w:rsidP="00372FA2">
      <w:pPr>
        <w:pStyle w:val="CommentText"/>
      </w:pPr>
      <w:r>
        <w:t> </w:t>
      </w:r>
    </w:p>
    <w:p w14:paraId="6D5214E3" w14:textId="77777777" w:rsidR="00372FA2" w:rsidRDefault="00372FA2" w:rsidP="00372FA2">
      <w:pPr>
        <w:pStyle w:val="CommentText"/>
      </w:pPr>
      <w:r>
        <w:t xml:space="preserve">*65W under load for full turbo (boost) </w:t>
      </w:r>
    </w:p>
    <w:p w14:paraId="6D53A553" w14:textId="77777777" w:rsidR="00372FA2" w:rsidRDefault="00372FA2" w:rsidP="00372FA2">
      <w:pPr>
        <w:pStyle w:val="CommentText"/>
      </w:pPr>
      <w:r>
        <w:t>performance</w:t>
      </w:r>
    </w:p>
  </w:comment>
  <w:comment w:id="80" w:author="Tracy, Phillip" w:date="2025-12-17T13:18:00Z" w:initials="PT">
    <w:p w14:paraId="1692FFD8" w14:textId="4DB59490" w:rsidR="007A5F99" w:rsidRDefault="007A5F99" w:rsidP="007A5F99">
      <w:pPr>
        <w:pStyle w:val="CommentText"/>
      </w:pPr>
      <w:r>
        <w:rPr>
          <w:rStyle w:val="CommentReference"/>
        </w:rPr>
        <w:annotationRef/>
      </w:r>
      <w:r>
        <w:t>Suggested edit</w:t>
      </w:r>
    </w:p>
  </w:comment>
  <w:comment w:id="82" w:author="Tracy, Phillip" w:date="2025-12-16T17:16:00Z" w:initials="PT">
    <w:p w14:paraId="73452B30" w14:textId="383F7669" w:rsidR="00E65A9C" w:rsidRDefault="00C83737" w:rsidP="00E65A9C">
      <w:pPr>
        <w:pStyle w:val="CommentText"/>
      </w:pPr>
      <w:r>
        <w:rPr>
          <w:rStyle w:val="CommentReference"/>
        </w:rPr>
        <w:annotationRef/>
      </w:r>
      <w:r w:rsidR="00E65A9C">
        <w:t>REQUESTED edit: 0.8mm</w:t>
      </w:r>
    </w:p>
  </w:comment>
  <w:comment w:id="104" w:author="Tracy, Phillip" w:date="2025-12-16T17:17:00Z" w:initials="PT">
    <w:p w14:paraId="2F047CD6" w14:textId="77777777" w:rsidR="00E65A9C" w:rsidRDefault="00F77E65" w:rsidP="00E65A9C">
      <w:pPr>
        <w:pStyle w:val="CommentText"/>
      </w:pPr>
      <w:r>
        <w:rPr>
          <w:rStyle w:val="CommentReference"/>
        </w:rPr>
        <w:annotationRef/>
      </w:r>
      <w:r w:rsidR="00E65A9C">
        <w:t>REQUESTED edit: XPS needs 100W for Express Charge which enables 35% in 20 minutes or 80% in 40 minutes. Also, in order to enable 65W boosts (PL2), we need higher wattage charger for heavy workloads. Otherwise, there would be a performance hit.</w:t>
      </w:r>
    </w:p>
  </w:comment>
  <w:comment w:id="110" w:author="Tracy, Phillip" w:date="2025-12-17T13:17:00Z" w:initials="PT">
    <w:p w14:paraId="67D5F2AC" w14:textId="77777777" w:rsidR="007A5F99" w:rsidRDefault="007A5F99" w:rsidP="007A5F99">
      <w:pPr>
        <w:pStyle w:val="CommentText"/>
      </w:pPr>
      <w:r>
        <w:rPr>
          <w:rStyle w:val="CommentReference"/>
        </w:rPr>
        <w:annotationRef/>
      </w:r>
      <w:r>
        <w:t>Suggested edits</w:t>
      </w:r>
    </w:p>
  </w:comment>
  <w:comment w:id="111" w:author="Tracy, Phillip" w:date="2025-12-16T17:18:00Z" w:initials="PT">
    <w:p w14:paraId="277A0587" w14:textId="72366BD4" w:rsidR="00E65A9C" w:rsidRDefault="000378CA" w:rsidP="00E65A9C">
      <w:pPr>
        <w:pStyle w:val="CommentText"/>
      </w:pPr>
      <w:r>
        <w:rPr>
          <w:rStyle w:val="CommentReference"/>
        </w:rPr>
        <w:annotationRef/>
      </w:r>
      <w:r w:rsidR="00E65A9C">
        <w:t>Suggested edit: for those who like the current Dell 16 and 14 Premiums with discrete 50-series NVIDIA GPUs, those will be sticking around for a while.</w:t>
      </w:r>
    </w:p>
  </w:comment>
  <w:comment w:id="112" w:author="Joshua van Aalst" w:date="2025-12-17T15:33:00Z" w:initials="Jv">
    <w:p w14:paraId="3E65D8ED" w14:textId="77777777" w:rsidR="00E63173" w:rsidRDefault="00E63173" w:rsidP="00E63173">
      <w:pPr>
        <w:pStyle w:val="CommentText"/>
      </w:pPr>
      <w:r>
        <w:rPr>
          <w:rStyle w:val="CommentReference"/>
        </w:rPr>
        <w:annotationRef/>
      </w:r>
      <w:r>
        <w:t>We are going to leave this as is, we believe its better to not dig up the past. Those laptops had under powered GPUs that were expensive. It opens a can of worms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72B907" w15:done="1"/>
  <w15:commentEx w15:paraId="0C5B0173" w15:done="1"/>
  <w15:commentEx w15:paraId="313CBF2E" w15:done="0"/>
  <w15:commentEx w15:paraId="5C882D2B" w15:paraIdParent="313CBF2E" w15:done="0"/>
  <w15:commentEx w15:paraId="18597279" w15:done="1"/>
  <w15:commentEx w15:paraId="554DF482" w15:done="0"/>
  <w15:commentEx w15:paraId="3E2F4DF0" w15:done="1"/>
  <w15:commentEx w15:paraId="2388B622" w15:done="1"/>
  <w15:commentEx w15:paraId="4355AC28" w15:paraIdParent="2388B622" w15:done="1"/>
  <w15:commentEx w15:paraId="5249D07B" w15:done="1"/>
  <w15:commentEx w15:paraId="6D53A553" w15:done="1"/>
  <w15:commentEx w15:paraId="1692FFD8" w15:done="1"/>
  <w15:commentEx w15:paraId="73452B30" w15:done="1"/>
  <w15:commentEx w15:paraId="2F047CD6" w15:done="1"/>
  <w15:commentEx w15:paraId="67D5F2AC" w15:done="1"/>
  <w15:commentEx w15:paraId="277A0587" w15:done="0"/>
  <w15:commentEx w15:paraId="3E65D8ED" w15:paraIdParent="277A05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4DE596" w16cex:dateUtc="2025-12-16T23:19:00Z"/>
  <w16cex:commentExtensible w16cex:durableId="28BF7B25" w16cex:dateUtc="2025-12-16T23:02:00Z"/>
  <w16cex:commentExtensible w16cex:durableId="0F6FAE95" w16cex:dateUtc="2025-12-17T19:18:00Z"/>
  <w16cex:commentExtensible w16cex:durableId="56504AB7" w16cex:dateUtc="2025-12-17T22:08:00Z"/>
  <w16cex:commentExtensible w16cex:durableId="7A357676" w16cex:dateUtc="2025-12-16T23:03:00Z"/>
  <w16cex:commentExtensible w16cex:durableId="4052C897" w16cex:dateUtc="2025-12-16T23:06:00Z"/>
  <w16cex:commentExtensible w16cex:durableId="5F95FC86" w16cex:dateUtc="2025-12-17T16:48:00Z"/>
  <w16cex:commentExtensible w16cex:durableId="60DAC20A" w16cex:dateUtc="2025-12-16T23:12:00Z"/>
  <w16cex:commentExtensible w16cex:durableId="6BD6F32A" w16cex:dateUtc="2025-12-16T23:31:00Z"/>
  <w16cex:commentExtensible w16cex:durableId="2D9CA647" w16cex:dateUtc="2025-12-16T23:15:00Z"/>
  <w16cex:commentExtensible w16cex:durableId="05220660" w16cex:dateUtc="2025-12-16T23:16:00Z"/>
  <w16cex:commentExtensible w16cex:durableId="1A413E70" w16cex:dateUtc="2025-12-17T19:18:00Z"/>
  <w16cex:commentExtensible w16cex:durableId="770742F0" w16cex:dateUtc="2025-12-16T23:16:00Z"/>
  <w16cex:commentExtensible w16cex:durableId="322C1741" w16cex:dateUtc="2025-12-16T23:17:00Z"/>
  <w16cex:commentExtensible w16cex:durableId="1829BAEE" w16cex:dateUtc="2025-12-17T19:17:00Z"/>
  <w16cex:commentExtensible w16cex:durableId="70BBF500" w16cex:dateUtc="2025-12-16T23:18:00Z"/>
  <w16cex:commentExtensible w16cex:durableId="49EF86E9" w16cex:dateUtc="2025-12-17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72B907" w16cid:durableId="744DE596"/>
  <w16cid:commentId w16cid:paraId="0C5B0173" w16cid:durableId="28BF7B25"/>
  <w16cid:commentId w16cid:paraId="313CBF2E" w16cid:durableId="0F6FAE95"/>
  <w16cid:commentId w16cid:paraId="5C882D2B" w16cid:durableId="56504AB7"/>
  <w16cid:commentId w16cid:paraId="18597279" w16cid:durableId="7A357676"/>
  <w16cid:commentId w16cid:paraId="554DF482" w16cid:durableId="4052C897"/>
  <w16cid:commentId w16cid:paraId="3E2F4DF0" w16cid:durableId="5F95FC86"/>
  <w16cid:commentId w16cid:paraId="2388B622" w16cid:durableId="60DAC20A"/>
  <w16cid:commentId w16cid:paraId="4355AC28" w16cid:durableId="6BD6F32A"/>
  <w16cid:commentId w16cid:paraId="5249D07B" w16cid:durableId="2D9CA647"/>
  <w16cid:commentId w16cid:paraId="6D53A553" w16cid:durableId="05220660"/>
  <w16cid:commentId w16cid:paraId="1692FFD8" w16cid:durableId="1A413E70"/>
  <w16cid:commentId w16cid:paraId="73452B30" w16cid:durableId="770742F0"/>
  <w16cid:commentId w16cid:paraId="2F047CD6" w16cid:durableId="322C1741"/>
  <w16cid:commentId w16cid:paraId="67D5F2AC" w16cid:durableId="1829BAEE"/>
  <w16cid:commentId w16cid:paraId="277A0587" w16cid:durableId="70BBF500"/>
  <w16cid:commentId w16cid:paraId="3E65D8ED" w16cid:durableId="49EF86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3368" w14:textId="77777777" w:rsidR="00D62831" w:rsidRDefault="00D62831" w:rsidP="00E37B50">
      <w:pPr>
        <w:spacing w:after="0" w:line="240" w:lineRule="auto"/>
      </w:pPr>
      <w:r>
        <w:separator/>
      </w:r>
    </w:p>
  </w:endnote>
  <w:endnote w:type="continuationSeparator" w:id="0">
    <w:p w14:paraId="3EB21E81" w14:textId="77777777" w:rsidR="00D62831" w:rsidRDefault="00D62831" w:rsidP="00E37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2B281" w14:textId="77777777" w:rsidR="00D62831" w:rsidRDefault="00D62831" w:rsidP="00E37B50">
      <w:pPr>
        <w:spacing w:after="0" w:line="240" w:lineRule="auto"/>
      </w:pPr>
      <w:r>
        <w:separator/>
      </w:r>
    </w:p>
  </w:footnote>
  <w:footnote w:type="continuationSeparator" w:id="0">
    <w:p w14:paraId="1437440B" w14:textId="77777777" w:rsidR="00D62831" w:rsidRDefault="00D62831" w:rsidP="00E37B5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f11b99c3b0c7fabf"/>
  </w15:person>
  <w15:person w15:author="Tracy, Phillip">
    <w15:presenceInfo w15:providerId="AD" w15:userId="S::Phillip.Tracy@Dell.com::3a4fe213-46c0-4b61-9ad0-6b77bebd90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50"/>
    <w:rsid w:val="000353D5"/>
    <w:rsid w:val="000378CA"/>
    <w:rsid w:val="00062B65"/>
    <w:rsid w:val="000C3EA4"/>
    <w:rsid w:val="00100CA6"/>
    <w:rsid w:val="00154C33"/>
    <w:rsid w:val="001D62C3"/>
    <w:rsid w:val="001F091E"/>
    <w:rsid w:val="001F3228"/>
    <w:rsid w:val="001F4035"/>
    <w:rsid w:val="002075A2"/>
    <w:rsid w:val="002130BD"/>
    <w:rsid w:val="00213618"/>
    <w:rsid w:val="00245FE6"/>
    <w:rsid w:val="00246271"/>
    <w:rsid w:val="00261CCD"/>
    <w:rsid w:val="00294CF3"/>
    <w:rsid w:val="002950A3"/>
    <w:rsid w:val="002D2F8C"/>
    <w:rsid w:val="002F55D6"/>
    <w:rsid w:val="00314255"/>
    <w:rsid w:val="0033165C"/>
    <w:rsid w:val="00372FA2"/>
    <w:rsid w:val="0038673C"/>
    <w:rsid w:val="003B2AEE"/>
    <w:rsid w:val="00450F9C"/>
    <w:rsid w:val="004A5D46"/>
    <w:rsid w:val="004C78A0"/>
    <w:rsid w:val="004F3314"/>
    <w:rsid w:val="0050732B"/>
    <w:rsid w:val="00512C53"/>
    <w:rsid w:val="005368A6"/>
    <w:rsid w:val="00540221"/>
    <w:rsid w:val="00576D3C"/>
    <w:rsid w:val="006128C0"/>
    <w:rsid w:val="00622C45"/>
    <w:rsid w:val="00623012"/>
    <w:rsid w:val="00625B35"/>
    <w:rsid w:val="00632FD6"/>
    <w:rsid w:val="00637147"/>
    <w:rsid w:val="006507D0"/>
    <w:rsid w:val="006B4360"/>
    <w:rsid w:val="006B6CB5"/>
    <w:rsid w:val="006B7945"/>
    <w:rsid w:val="006F2659"/>
    <w:rsid w:val="00763762"/>
    <w:rsid w:val="007A5F99"/>
    <w:rsid w:val="007B7A2B"/>
    <w:rsid w:val="007C2BCF"/>
    <w:rsid w:val="008063F7"/>
    <w:rsid w:val="00882E0E"/>
    <w:rsid w:val="0089310F"/>
    <w:rsid w:val="008C3C7D"/>
    <w:rsid w:val="00906762"/>
    <w:rsid w:val="0097373F"/>
    <w:rsid w:val="009C5965"/>
    <w:rsid w:val="009D066F"/>
    <w:rsid w:val="00B52F9A"/>
    <w:rsid w:val="00B560AB"/>
    <w:rsid w:val="00BB4290"/>
    <w:rsid w:val="00C44C1C"/>
    <w:rsid w:val="00C83737"/>
    <w:rsid w:val="00C86856"/>
    <w:rsid w:val="00C962F0"/>
    <w:rsid w:val="00CA5805"/>
    <w:rsid w:val="00CF0FBC"/>
    <w:rsid w:val="00D02AC2"/>
    <w:rsid w:val="00D23B1F"/>
    <w:rsid w:val="00D62831"/>
    <w:rsid w:val="00DA6144"/>
    <w:rsid w:val="00E27CD4"/>
    <w:rsid w:val="00E33ACD"/>
    <w:rsid w:val="00E37B50"/>
    <w:rsid w:val="00E57101"/>
    <w:rsid w:val="00E63173"/>
    <w:rsid w:val="00E65A9C"/>
    <w:rsid w:val="00E7499B"/>
    <w:rsid w:val="00EA5914"/>
    <w:rsid w:val="00EB54A2"/>
    <w:rsid w:val="00F000CF"/>
    <w:rsid w:val="00F77E65"/>
    <w:rsid w:val="00F82BFC"/>
    <w:rsid w:val="00FE1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3C7D5"/>
  <w15:chartTrackingRefBased/>
  <w15:docId w15:val="{1E933E77-7876-46AD-A17C-5781F638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B50"/>
    <w:rPr>
      <w:rFonts w:eastAsiaTheme="majorEastAsia" w:cstheme="majorBidi"/>
      <w:color w:val="272727" w:themeColor="text1" w:themeTint="D8"/>
    </w:rPr>
  </w:style>
  <w:style w:type="paragraph" w:styleId="Title">
    <w:name w:val="Title"/>
    <w:basedOn w:val="Normal"/>
    <w:next w:val="Normal"/>
    <w:link w:val="TitleChar"/>
    <w:uiPriority w:val="10"/>
    <w:qFormat/>
    <w:rsid w:val="00E37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B50"/>
    <w:pPr>
      <w:spacing w:before="160"/>
      <w:jc w:val="center"/>
    </w:pPr>
    <w:rPr>
      <w:i/>
      <w:iCs/>
      <w:color w:val="404040" w:themeColor="text1" w:themeTint="BF"/>
    </w:rPr>
  </w:style>
  <w:style w:type="character" w:customStyle="1" w:styleId="QuoteChar">
    <w:name w:val="Quote Char"/>
    <w:basedOn w:val="DefaultParagraphFont"/>
    <w:link w:val="Quote"/>
    <w:uiPriority w:val="29"/>
    <w:rsid w:val="00E37B50"/>
    <w:rPr>
      <w:i/>
      <w:iCs/>
      <w:color w:val="404040" w:themeColor="text1" w:themeTint="BF"/>
    </w:rPr>
  </w:style>
  <w:style w:type="paragraph" w:styleId="ListParagraph">
    <w:name w:val="List Paragraph"/>
    <w:basedOn w:val="Normal"/>
    <w:uiPriority w:val="34"/>
    <w:qFormat/>
    <w:rsid w:val="00E37B50"/>
    <w:pPr>
      <w:ind w:left="720"/>
      <w:contextualSpacing/>
    </w:pPr>
  </w:style>
  <w:style w:type="character" w:styleId="IntenseEmphasis">
    <w:name w:val="Intense Emphasis"/>
    <w:basedOn w:val="DefaultParagraphFont"/>
    <w:uiPriority w:val="21"/>
    <w:qFormat/>
    <w:rsid w:val="00E37B50"/>
    <w:rPr>
      <w:i/>
      <w:iCs/>
      <w:color w:val="0F4761" w:themeColor="accent1" w:themeShade="BF"/>
    </w:rPr>
  </w:style>
  <w:style w:type="paragraph" w:styleId="IntenseQuote">
    <w:name w:val="Intense Quote"/>
    <w:basedOn w:val="Normal"/>
    <w:next w:val="Normal"/>
    <w:link w:val="IntenseQuoteChar"/>
    <w:uiPriority w:val="30"/>
    <w:qFormat/>
    <w:rsid w:val="00E37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B50"/>
    <w:rPr>
      <w:i/>
      <w:iCs/>
      <w:color w:val="0F4761" w:themeColor="accent1" w:themeShade="BF"/>
    </w:rPr>
  </w:style>
  <w:style w:type="character" w:styleId="IntenseReference">
    <w:name w:val="Intense Reference"/>
    <w:basedOn w:val="DefaultParagraphFont"/>
    <w:uiPriority w:val="32"/>
    <w:qFormat/>
    <w:rsid w:val="00E37B50"/>
    <w:rPr>
      <w:b/>
      <w:bCs/>
      <w:smallCaps/>
      <w:color w:val="0F4761" w:themeColor="accent1" w:themeShade="BF"/>
      <w:spacing w:val="5"/>
    </w:rPr>
  </w:style>
  <w:style w:type="character" w:styleId="CommentReference">
    <w:name w:val="annotation reference"/>
    <w:basedOn w:val="DefaultParagraphFont"/>
    <w:uiPriority w:val="99"/>
    <w:semiHidden/>
    <w:unhideWhenUsed/>
    <w:rsid w:val="00E37B50"/>
    <w:rPr>
      <w:sz w:val="16"/>
      <w:szCs w:val="16"/>
    </w:rPr>
  </w:style>
  <w:style w:type="paragraph" w:styleId="CommentText">
    <w:name w:val="annotation text"/>
    <w:basedOn w:val="Normal"/>
    <w:link w:val="CommentTextChar"/>
    <w:uiPriority w:val="99"/>
    <w:unhideWhenUsed/>
    <w:rsid w:val="00E37B50"/>
    <w:pPr>
      <w:spacing w:line="240" w:lineRule="auto"/>
    </w:pPr>
    <w:rPr>
      <w:sz w:val="20"/>
      <w:szCs w:val="20"/>
    </w:rPr>
  </w:style>
  <w:style w:type="character" w:customStyle="1" w:styleId="CommentTextChar">
    <w:name w:val="Comment Text Char"/>
    <w:basedOn w:val="DefaultParagraphFont"/>
    <w:link w:val="CommentText"/>
    <w:uiPriority w:val="99"/>
    <w:rsid w:val="00E37B50"/>
    <w:rPr>
      <w:sz w:val="20"/>
      <w:szCs w:val="20"/>
    </w:rPr>
  </w:style>
  <w:style w:type="paragraph" w:styleId="CommentSubject">
    <w:name w:val="annotation subject"/>
    <w:basedOn w:val="CommentText"/>
    <w:next w:val="CommentText"/>
    <w:link w:val="CommentSubjectChar"/>
    <w:uiPriority w:val="99"/>
    <w:semiHidden/>
    <w:unhideWhenUsed/>
    <w:rsid w:val="00E37B50"/>
    <w:rPr>
      <w:b/>
      <w:bCs/>
    </w:rPr>
  </w:style>
  <w:style w:type="character" w:customStyle="1" w:styleId="CommentSubjectChar">
    <w:name w:val="Comment Subject Char"/>
    <w:basedOn w:val="CommentTextChar"/>
    <w:link w:val="CommentSubject"/>
    <w:uiPriority w:val="99"/>
    <w:semiHidden/>
    <w:rsid w:val="00E37B50"/>
    <w:rPr>
      <w:b/>
      <w:bCs/>
      <w:sz w:val="20"/>
      <w:szCs w:val="20"/>
    </w:rPr>
  </w:style>
  <w:style w:type="paragraph" w:styleId="Revision">
    <w:name w:val="Revision"/>
    <w:hidden/>
    <w:uiPriority w:val="99"/>
    <w:semiHidden/>
    <w:rsid w:val="00E37B50"/>
    <w:pPr>
      <w:spacing w:after="0" w:line="240" w:lineRule="auto"/>
    </w:pPr>
  </w:style>
  <w:style w:type="paragraph" w:styleId="Footer">
    <w:name w:val="footer"/>
    <w:basedOn w:val="Normal"/>
    <w:link w:val="FooterChar"/>
    <w:uiPriority w:val="99"/>
    <w:unhideWhenUsed/>
    <w:rsid w:val="00E37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B50"/>
  </w:style>
  <w:style w:type="paragraph" w:styleId="Header">
    <w:name w:val="header"/>
    <w:basedOn w:val="Normal"/>
    <w:link w:val="HeaderChar"/>
    <w:uiPriority w:val="99"/>
    <w:unhideWhenUsed/>
    <w:rsid w:val="00CF0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5</Pages>
  <Words>2115</Words>
  <Characters>9396</Characters>
  <Application>Microsoft Office Word</Application>
  <DocSecurity>0</DocSecurity>
  <Lines>154</Lines>
  <Paragraphs>41</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Phillip</dc:creator>
  <cp:keywords/>
  <dc:description/>
  <cp:lastModifiedBy>Joshua van Aalst</cp:lastModifiedBy>
  <cp:revision>13</cp:revision>
  <dcterms:created xsi:type="dcterms:W3CDTF">2025-12-17T16:49:00Z</dcterms:created>
  <dcterms:modified xsi:type="dcterms:W3CDTF">2025-12-17T22:43:00Z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2025-12-17T19:33:05Z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4bdd0937-3a03-4abb-ad7c-0ac74d26a946</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